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media/image1.svg" ContentType="image/svg+xml"/>
  <Override PartName="/word/media/image2.svg" ContentType="image/svg+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3"/>
        <w:rPr>
          <w:lang w:val="en-GB"/>
        </w:rPr>
      </w:pPr>
      <w:r>
        <w:drawing>
          <wp:anchor distT="0" distB="0" distL="114300" distR="114300" simplePos="0" relativeHeight="251662336" behindDoc="0" locked="0" layoutInCell="1" allowOverlap="1">
            <wp:simplePos x="0" y="0"/>
            <wp:positionH relativeFrom="margin">
              <wp:align>center</wp:align>
            </wp:positionH>
            <wp:positionV relativeFrom="page">
              <wp:posOffset>789305</wp:posOffset>
            </wp:positionV>
            <wp:extent cx="1851660" cy="822960"/>
            <wp:effectExtent l="0" t="0" r="0" b="0"/>
            <wp:wrapNone/>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a:picLocks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851660" cy="822960"/>
                    </a:xfrm>
                    <a:prstGeom prst="rect">
                      <a:avLst/>
                    </a:prstGeom>
                  </pic:spPr>
                </pic:pic>
              </a:graphicData>
            </a:graphic>
          </wp:anchor>
        </w:drawing>
      </w:r>
      <w:r>
        <w:t>User Man</w:t>
      </w:r>
      <w:bookmarkStart w:id="21" w:name="_GoBack"/>
      <w:bookmarkEnd w:id="21"/>
      <w:r>
        <w:t>ual  - Domestic Travel system</w:t>
      </w:r>
    </w:p>
    <w:p>
      <w:pPr>
        <w:rPr>
          <w:lang w:val="en-GB"/>
        </w:rPr>
      </w:pPr>
      <w:r>
        <w:rPr>
          <w:b/>
          <w:bCs/>
          <w:lang w:val="en-GB"/>
        </w:rPr>
        <w:t>Document ID:</w:t>
      </w:r>
      <w:r>
        <w:rPr>
          <w:lang w:val="en-GB"/>
        </w:rPr>
        <w:t xml:space="preserve"> UM-TRS-IS-V2.0</w:t>
      </w:r>
    </w:p>
    <w:p>
      <w:pPr>
        <w:rPr>
          <w:lang w:val="en-GB"/>
        </w:rPr>
      </w:pPr>
      <w:r>
        <w:rPr>
          <w:b/>
          <w:bCs/>
          <w:lang w:val="en-GB"/>
        </w:rPr>
        <w:t>Author(s):</w:t>
      </w:r>
      <w:r>
        <w:rPr>
          <w:lang w:val="en-GB"/>
        </w:rPr>
        <w:t xml:space="preserve"> Bala.B, Ganesh V</w:t>
      </w:r>
    </w:p>
    <w:p>
      <w:pPr>
        <w:rPr>
          <w:lang w:val="en-US"/>
        </w:rPr>
      </w:pPr>
      <w:r>
        <w:rPr>
          <w:b/>
          <w:lang w:val="en-GB"/>
        </w:rPr>
        <w:drawing>
          <wp:anchor distT="0" distB="0" distL="114300" distR="114300" simplePos="0" relativeHeight="251660288" behindDoc="0" locked="0" layoutInCell="1" allowOverlap="1">
            <wp:simplePos x="0" y="0"/>
            <wp:positionH relativeFrom="column">
              <wp:align>center</wp:align>
            </wp:positionH>
            <wp:positionV relativeFrom="page">
              <wp:posOffset>6336665</wp:posOffset>
            </wp:positionV>
            <wp:extent cx="7574280" cy="3664585"/>
            <wp:effectExtent l="0" t="0" r="762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574400" cy="3664800"/>
                    </a:xfrm>
                    <a:prstGeom prst="rect">
                      <a:avLst/>
                    </a:prstGeom>
                  </pic:spPr>
                </pic:pic>
              </a:graphicData>
            </a:graphic>
          </wp:anchor>
        </w:drawing>
      </w:r>
      <w:r>
        <w:rPr>
          <w:b/>
          <w:bCs/>
          <w:lang w:val="en-GB"/>
        </w:rPr>
        <w:t>Version:</w:t>
      </w:r>
      <w:r>
        <w:rPr>
          <w:lang w:val="en-GB"/>
        </w:rPr>
        <w:t xml:space="preserve"> 1.</w:t>
      </w:r>
      <w:r>
        <w:rPr>
          <w:lang w:val="en-US"/>
        </w:rPr>
        <w:t>0</w:t>
      </w:r>
    </w:p>
    <w:p>
      <w:pPr>
        <w:rPr>
          <w:rFonts w:hint="default"/>
          <w:lang w:val="en-US"/>
        </w:rPr>
      </w:pPr>
      <w:r>
        <w:rPr>
          <w:lang w:val="en-GB"/>
        </w:rPr>
        <mc:AlternateContent>
          <mc:Choice Requires="wps">
            <w:drawing>
              <wp:anchor distT="0" distB="0" distL="114300" distR="114300" simplePos="0" relativeHeight="251661312" behindDoc="0" locked="0" layoutInCell="1" allowOverlap="1">
                <wp:simplePos x="0" y="0"/>
                <wp:positionH relativeFrom="margin">
                  <wp:posOffset>13970</wp:posOffset>
                </wp:positionH>
                <wp:positionV relativeFrom="page">
                  <wp:posOffset>10050780</wp:posOffset>
                </wp:positionV>
                <wp:extent cx="5633085" cy="546100"/>
                <wp:effectExtent l="0" t="0" r="0" b="0"/>
                <wp:wrapNone/>
                <wp:docPr id="16" name="Rectangle 16"/>
                <wp:cNvGraphicFramePr/>
                <a:graphic xmlns:a="http://schemas.openxmlformats.org/drawingml/2006/main">
                  <a:graphicData uri="http://schemas.microsoft.com/office/word/2010/wordprocessingShape">
                    <wps:wsp>
                      <wps:cNvSpPr/>
                      <wps:spPr>
                        <a:xfrm>
                          <a:off x="0" y="0"/>
                          <a:ext cx="5633085" cy="546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9"/>
                              <w:jc w:val="left"/>
                              <w:rPr>
                                <w:color w:val="231F20" w:themeColor="text1"/>
                                <w:lang w:val="en-GB"/>
                                <w14:textFill>
                                  <w14:solidFill>
                                    <w14:schemeClr w14:val="tx1"/>
                                  </w14:solidFill>
                                </w14:textFill>
                              </w:rPr>
                            </w:pPr>
                            <w:r>
                              <w:rPr>
                                <w:color w:val="231F20" w:themeColor="text1"/>
                                <w:lang w:val="en-GB"/>
                                <w14:textFill>
                                  <w14:solidFill>
                                    <w14:schemeClr w14:val="tx1"/>
                                  </w14:solidFill>
                                </w14:textFill>
                              </w:rPr>
                              <w:t>© Copyrights 202</w:t>
                            </w:r>
                            <w:r>
                              <w:rPr>
                                <w:color w:val="231F20" w:themeColor="text1"/>
                                <w:lang w:val="en-US"/>
                                <w14:textFill>
                                  <w14:solidFill>
                                    <w14:schemeClr w14:val="tx1"/>
                                  </w14:solidFill>
                                </w14:textFill>
                              </w:rPr>
                              <w:t>3</w:t>
                            </w:r>
                            <w:r>
                              <w:rPr>
                                <w:color w:val="231F20" w:themeColor="text1"/>
                                <w:lang w:val="en-GB"/>
                                <w14:textFill>
                                  <w14:solidFill>
                                    <w14:schemeClr w14:val="tx1"/>
                                  </w14:solidFill>
                                </w14:textFill>
                              </w:rPr>
                              <w:t xml:space="preserve"> Aspire Systems. All rights reserved. The contents on this document are not to be reproduced or duplicated in any form or kind, either in part or full, without written consent from Aspire Systems.</w:t>
                            </w:r>
                          </w:p>
                          <w:p>
                            <w:pPr>
                              <w:spacing w:after="0" w:line="240" w:lineRule="auto"/>
                              <w:jc w:val="left"/>
                              <w:rPr>
                                <w:color w:val="231F20" w:themeColor="text1"/>
                                <w:sz w:val="18"/>
                                <w:szCs w:val="18"/>
                                <w:lang w:val="en-GB"/>
                                <w14:textFill>
                                  <w14:solidFill>
                                    <w14:schemeClr w14:val="tx1"/>
                                  </w14:solidFill>
                                </w14:textFill>
                              </w:rPr>
                            </w:pPr>
                          </w:p>
                        </w:txbxContent>
                      </wps:txbx>
                      <wps:bodyPr rot="0" spcFirstLastPara="0" vertOverflow="overflow" horzOverflow="overflow" vert="horz" wrap="square" lIns="0" tIns="45720" rIns="0" bIns="45720" numCol="1" spcCol="0" rtlCol="0" fromWordArt="0" anchor="ctr" anchorCtr="0" forceAA="0" compatLnSpc="1">
                        <a:noAutofit/>
                      </wps:bodyPr>
                    </wps:wsp>
                  </a:graphicData>
                </a:graphic>
              </wp:anchor>
            </w:drawing>
          </mc:Choice>
          <mc:Fallback>
            <w:pict>
              <v:rect id="Rectangle 16" o:spid="_x0000_s1026" o:spt="1" style="position:absolute;left:0pt;margin-left:1.1pt;margin-top:791.4pt;height:43pt;width:443.55pt;mso-position-horizontal-relative:margin;mso-position-vertical-relative:page;z-index:251661312;v-text-anchor:middle;mso-width-relative:page;mso-height-relative:page;" filled="f" stroked="f" coordsize="21600,21600" o:gfxdata="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SWQP7doAAAAL&#10;AQAADwAAAAAAAAABACAAAAAiAAAAZHJzL2Rvd25yZXYueG1sUEsBAhQAFAAAAAgAh07iQMBwLcZT&#10;AgAAqgQAAA4AAAAAAAAAAQAgAAAAKQEAAGRycy9lMm9Eb2MueG1sUEsFBgAAAAAGAAYAWQEAAO4F&#10;AAAAAA==&#10;">
                <v:fill on="f" focussize="0,0"/>
                <v:stroke on="f" weight="1pt" miterlimit="8" joinstyle="miter"/>
                <v:imagedata o:title=""/>
                <o:lock v:ext="edit" aspectratio="f"/>
                <v:textbox inset="0mm,1.27mm,0mm,1.27mm">
                  <w:txbxContent>
                    <w:p>
                      <w:pPr>
                        <w:pStyle w:val="19"/>
                        <w:jc w:val="left"/>
                        <w:rPr>
                          <w:color w:val="231F20" w:themeColor="text1"/>
                          <w:lang w:val="en-GB"/>
                          <w14:textFill>
                            <w14:solidFill>
                              <w14:schemeClr w14:val="tx1"/>
                            </w14:solidFill>
                          </w14:textFill>
                        </w:rPr>
                      </w:pPr>
                      <w:r>
                        <w:rPr>
                          <w:color w:val="231F20" w:themeColor="text1"/>
                          <w:lang w:val="en-GB"/>
                          <w14:textFill>
                            <w14:solidFill>
                              <w14:schemeClr w14:val="tx1"/>
                            </w14:solidFill>
                          </w14:textFill>
                        </w:rPr>
                        <w:t>© Copyrights 202</w:t>
                      </w:r>
                      <w:r>
                        <w:rPr>
                          <w:color w:val="231F20" w:themeColor="text1"/>
                          <w:lang w:val="en-US"/>
                          <w14:textFill>
                            <w14:solidFill>
                              <w14:schemeClr w14:val="tx1"/>
                            </w14:solidFill>
                          </w14:textFill>
                        </w:rPr>
                        <w:t>3</w:t>
                      </w:r>
                      <w:r>
                        <w:rPr>
                          <w:color w:val="231F20" w:themeColor="text1"/>
                          <w:lang w:val="en-GB"/>
                          <w14:textFill>
                            <w14:solidFill>
                              <w14:schemeClr w14:val="tx1"/>
                            </w14:solidFill>
                          </w14:textFill>
                        </w:rPr>
                        <w:t xml:space="preserve"> Aspire Systems. All rights reserved. The contents on this document are not to be reproduced or duplicated in any form or kind, either in part or full, without written consent from Aspire Systems.</w:t>
                      </w:r>
                    </w:p>
                    <w:p>
                      <w:pPr>
                        <w:spacing w:after="0" w:line="240" w:lineRule="auto"/>
                        <w:jc w:val="left"/>
                        <w:rPr>
                          <w:color w:val="231F20" w:themeColor="text1"/>
                          <w:sz w:val="18"/>
                          <w:szCs w:val="18"/>
                          <w:lang w:val="en-GB"/>
                          <w14:textFill>
                            <w14:solidFill>
                              <w14:schemeClr w14:val="tx1"/>
                            </w14:solidFill>
                          </w14:textFill>
                        </w:rPr>
                      </w:pPr>
                    </w:p>
                  </w:txbxContent>
                </v:textbox>
              </v:rect>
            </w:pict>
          </mc:Fallback>
        </mc:AlternateContent>
      </w:r>
      <w:r>
        <w:rPr>
          <w:b/>
          <w:lang w:val="en-GB"/>
        </w:rPr>
        <w:t>Date:</w:t>
      </w:r>
      <w:r>
        <w:rPr>
          <w:lang w:val="en-GB"/>
        </w:rPr>
        <w:t xml:space="preserve"> </w:t>
      </w:r>
      <w:r>
        <w:rPr>
          <w:lang w:val="en-US"/>
        </w:rPr>
        <w:t>May</w:t>
      </w:r>
      <w:r>
        <w:rPr>
          <w:lang w:val="en-GB"/>
        </w:rPr>
        <w:t xml:space="preserve"> </w:t>
      </w:r>
      <w:r>
        <w:rPr>
          <w:lang w:val="en-US"/>
        </w:rPr>
        <w:t>15</w:t>
      </w:r>
      <w:r>
        <w:rPr>
          <w:lang w:val="en-GB"/>
        </w:rPr>
        <w:t>, 202</w:t>
      </w:r>
      <w:r>
        <w:rPr>
          <w:lang w:val="en-US"/>
        </w:rPr>
        <w:t>3</w:t>
      </w:r>
      <w:r>
        <w:rPr>
          <w:lang w:val="en-GB"/>
        </w:rPr>
        <w:br w:type="page"/>
      </w:r>
    </w:p>
    <w:sdt>
      <w:sdtPr>
        <w:rPr>
          <w:rFonts w:asciiTheme="minorHAnsi" w:hAnsiTheme="minorHAnsi" w:eastAsiaTheme="minorHAnsi" w:cstheme="minorBidi"/>
          <w:color w:val="auto"/>
          <w:sz w:val="22"/>
          <w:szCs w:val="22"/>
          <w:lang w:val="pl-PL"/>
        </w:rPr>
        <w:id w:val="1939471599"/>
        <w:docPartObj>
          <w:docPartGallery w:val="Table of Contents"/>
          <w:docPartUnique/>
        </w:docPartObj>
      </w:sdtPr>
      <w:sdtEndPr>
        <w:rPr>
          <w:rFonts w:asciiTheme="minorHAnsi" w:hAnsiTheme="minorHAnsi" w:eastAsiaTheme="minorHAnsi" w:cstheme="minorBidi"/>
          <w:b/>
          <w:bCs/>
          <w:color w:val="auto"/>
          <w:sz w:val="22"/>
          <w:szCs w:val="22"/>
          <w:lang w:val="pl-PL"/>
        </w:rPr>
      </w:sdtEndPr>
      <w:sdtContent>
        <w:p>
          <w:pPr>
            <w:pStyle w:val="28"/>
            <w:spacing w:after="240"/>
          </w:pPr>
          <w:r>
            <w:t>CONTENTS</w:t>
          </w:r>
        </w:p>
        <w:p>
          <w:pPr>
            <w:pStyle w:val="24"/>
            <w:tabs>
              <w:tab w:val="right" w:leader="dot" w:pos="9070"/>
              <w:tab w:val="clear" w:pos="440"/>
              <w:tab w:val="clear" w:pos="9060"/>
            </w:tabs>
          </w:pPr>
          <w:r>
            <w:fldChar w:fldCharType="begin"/>
          </w:r>
          <w:r>
            <w:instrText xml:space="preserve"> TOC \o "1-3" \h \z \u </w:instrText>
          </w:r>
          <w:r>
            <w:fldChar w:fldCharType="separate"/>
          </w:r>
          <w:r>
            <w:fldChar w:fldCharType="begin"/>
          </w:r>
          <w:r>
            <w:instrText xml:space="preserve"> HYPERLINK \l "_Toc230108064" </w:instrText>
          </w:r>
          <w:r>
            <w:fldChar w:fldCharType="separate"/>
          </w:r>
          <w:r>
            <w:t>1 Introduction</w:t>
          </w:r>
          <w:r>
            <w:tab/>
          </w:r>
          <w:r>
            <w:fldChar w:fldCharType="begin"/>
          </w:r>
          <w:r>
            <w:instrText xml:space="preserve"> PAGEREF _Toc230108064 \h </w:instrText>
          </w:r>
          <w:r>
            <w:fldChar w:fldCharType="separate"/>
          </w:r>
          <w:r>
            <w:t>3</w:t>
          </w:r>
          <w:r>
            <w:fldChar w:fldCharType="end"/>
          </w:r>
          <w:r>
            <w:fldChar w:fldCharType="end"/>
          </w:r>
        </w:p>
        <w:p>
          <w:pPr>
            <w:pStyle w:val="24"/>
            <w:tabs>
              <w:tab w:val="right" w:leader="dot" w:pos="9070"/>
              <w:tab w:val="clear" w:pos="440"/>
              <w:tab w:val="clear" w:pos="9060"/>
            </w:tabs>
          </w:pPr>
          <w:r>
            <w:fldChar w:fldCharType="begin"/>
          </w:r>
          <w:r>
            <w:instrText xml:space="preserve"> HYPERLINK \l "_Toc945832494" </w:instrText>
          </w:r>
          <w:r>
            <w:fldChar w:fldCharType="separate"/>
          </w:r>
          <w:r>
            <w:t>2 Permissions</w:t>
          </w:r>
          <w:r>
            <w:tab/>
          </w:r>
          <w:r>
            <w:fldChar w:fldCharType="begin"/>
          </w:r>
          <w:r>
            <w:instrText xml:space="preserve"> PAGEREF _Toc945832494 \h </w:instrText>
          </w:r>
          <w:r>
            <w:fldChar w:fldCharType="separate"/>
          </w:r>
          <w:r>
            <w:t>3</w:t>
          </w:r>
          <w:r>
            <w:fldChar w:fldCharType="end"/>
          </w:r>
          <w:r>
            <w:fldChar w:fldCharType="end"/>
          </w:r>
        </w:p>
        <w:p>
          <w:pPr>
            <w:pStyle w:val="24"/>
            <w:tabs>
              <w:tab w:val="right" w:leader="dot" w:pos="9070"/>
              <w:tab w:val="clear" w:pos="440"/>
              <w:tab w:val="clear" w:pos="9060"/>
            </w:tabs>
          </w:pPr>
          <w:r>
            <w:fldChar w:fldCharType="begin"/>
          </w:r>
          <w:r>
            <w:instrText xml:space="preserve"> HYPERLINK \l "_Toc908451688" </w:instrText>
          </w:r>
          <w:r>
            <w:fldChar w:fldCharType="separate"/>
          </w:r>
          <w:r>
            <w:t xml:space="preserve">3 </w:t>
          </w:r>
          <w:r>
            <w:rPr>
              <w:lang w:val="en-US"/>
            </w:rPr>
            <w:t>Traveler home</w:t>
          </w:r>
          <w:r>
            <w:tab/>
          </w:r>
          <w:r>
            <w:fldChar w:fldCharType="begin"/>
          </w:r>
          <w:r>
            <w:instrText xml:space="preserve"> PAGEREF _Toc908451688 \h </w:instrText>
          </w:r>
          <w:r>
            <w:fldChar w:fldCharType="separate"/>
          </w:r>
          <w:r>
            <w:t>3</w:t>
          </w:r>
          <w:r>
            <w:fldChar w:fldCharType="end"/>
          </w:r>
          <w:r>
            <w:fldChar w:fldCharType="end"/>
          </w:r>
        </w:p>
        <w:p>
          <w:pPr>
            <w:pStyle w:val="24"/>
            <w:tabs>
              <w:tab w:val="right" w:leader="dot" w:pos="9070"/>
              <w:tab w:val="clear" w:pos="440"/>
              <w:tab w:val="clear" w:pos="9060"/>
            </w:tabs>
          </w:pPr>
          <w:r>
            <w:fldChar w:fldCharType="begin"/>
          </w:r>
          <w:r>
            <w:instrText xml:space="preserve"> HYPERLINK \l "_Toc150474774" </w:instrText>
          </w:r>
          <w:r>
            <w:fldChar w:fldCharType="separate"/>
          </w:r>
          <w:r>
            <w:t xml:space="preserve">4 </w:t>
          </w:r>
          <w:r>
            <w:rPr>
              <w:lang w:val="en-US"/>
            </w:rPr>
            <w:t>Domestic t</w:t>
          </w:r>
          <w:r>
            <w:t>ravel</w:t>
          </w:r>
          <w:r>
            <w:rPr>
              <w:spacing w:val="-5"/>
            </w:rPr>
            <w:t xml:space="preserve"> </w:t>
          </w:r>
          <w:r>
            <w:t>request</w:t>
          </w:r>
          <w:r>
            <w:tab/>
          </w:r>
          <w:r>
            <w:fldChar w:fldCharType="begin"/>
          </w:r>
          <w:r>
            <w:instrText xml:space="preserve"> PAGEREF _Toc150474774 \h </w:instrText>
          </w:r>
          <w:r>
            <w:fldChar w:fldCharType="separate"/>
          </w:r>
          <w:r>
            <w:t>4</w:t>
          </w:r>
          <w:r>
            <w:fldChar w:fldCharType="end"/>
          </w:r>
          <w:r>
            <w:fldChar w:fldCharType="end"/>
          </w:r>
        </w:p>
        <w:p>
          <w:pPr>
            <w:pStyle w:val="24"/>
            <w:tabs>
              <w:tab w:val="right" w:leader="dot" w:pos="9070"/>
              <w:tab w:val="clear" w:pos="440"/>
              <w:tab w:val="clear" w:pos="9060"/>
            </w:tabs>
          </w:pPr>
          <w:r>
            <w:fldChar w:fldCharType="begin"/>
          </w:r>
          <w:r>
            <w:instrText xml:space="preserve"> HYPERLINK \l "_Toc547177423" </w:instrText>
          </w:r>
          <w:r>
            <w:fldChar w:fldCharType="separate"/>
          </w:r>
          <w:r>
            <w:t xml:space="preserve">5 </w:t>
          </w:r>
          <w:r>
            <w:rPr>
              <w:lang w:val="en-US"/>
            </w:rPr>
            <w:t xml:space="preserve">Domestic travel </w:t>
          </w:r>
          <w:r>
            <w:t>request</w:t>
          </w:r>
          <w:r>
            <w:rPr>
              <w:spacing w:val="-3"/>
            </w:rPr>
            <w:t xml:space="preserve"> </w:t>
          </w:r>
          <w:r>
            <w:t>approval</w:t>
          </w:r>
          <w:r>
            <w:tab/>
          </w:r>
          <w:r>
            <w:fldChar w:fldCharType="begin"/>
          </w:r>
          <w:r>
            <w:instrText xml:space="preserve"> PAGEREF _Toc547177423 \h </w:instrText>
          </w:r>
          <w:r>
            <w:fldChar w:fldCharType="separate"/>
          </w:r>
          <w:r>
            <w:t>7</w:t>
          </w:r>
          <w:r>
            <w:fldChar w:fldCharType="end"/>
          </w:r>
          <w:r>
            <w:fldChar w:fldCharType="end"/>
          </w:r>
        </w:p>
        <w:p>
          <w:pPr>
            <w:pStyle w:val="24"/>
            <w:tabs>
              <w:tab w:val="right" w:leader="dot" w:pos="9070"/>
              <w:tab w:val="clear" w:pos="440"/>
              <w:tab w:val="clear" w:pos="9060"/>
            </w:tabs>
          </w:pPr>
          <w:r>
            <w:fldChar w:fldCharType="begin"/>
          </w:r>
          <w:r>
            <w:instrText xml:space="preserve"> HYPERLINK \l "_Toc97785110" </w:instrText>
          </w:r>
          <w:r>
            <w:fldChar w:fldCharType="separate"/>
          </w:r>
          <w:r>
            <w:t>6 Executive workbench</w:t>
          </w:r>
          <w:r>
            <w:tab/>
          </w:r>
          <w:r>
            <w:fldChar w:fldCharType="begin"/>
          </w:r>
          <w:r>
            <w:instrText xml:space="preserve"> PAGEREF _Toc97785110 \h </w:instrText>
          </w:r>
          <w:r>
            <w:fldChar w:fldCharType="separate"/>
          </w:r>
          <w:r>
            <w:t>8</w:t>
          </w:r>
          <w:r>
            <w:fldChar w:fldCharType="end"/>
          </w:r>
          <w:r>
            <w:fldChar w:fldCharType="end"/>
          </w:r>
        </w:p>
        <w:p>
          <w:pPr>
            <w:pStyle w:val="24"/>
            <w:tabs>
              <w:tab w:val="right" w:leader="dot" w:pos="9070"/>
              <w:tab w:val="clear" w:pos="440"/>
              <w:tab w:val="clear" w:pos="9060"/>
            </w:tabs>
          </w:pPr>
          <w:r>
            <w:fldChar w:fldCharType="begin"/>
          </w:r>
          <w:r>
            <w:instrText xml:space="preserve"> HYPERLINK \l "_Toc1828328397" </w:instrText>
          </w:r>
          <w:r>
            <w:fldChar w:fldCharType="separate"/>
          </w:r>
          <w:r>
            <w:t>7 Travel</w:t>
          </w:r>
          <w:r>
            <w:rPr>
              <w:spacing w:val="-6"/>
            </w:rPr>
            <w:t xml:space="preserve"> </w:t>
          </w:r>
          <w:r>
            <w:t>request</w:t>
          </w:r>
          <w:r>
            <w:rPr>
              <w:spacing w:val="-4"/>
            </w:rPr>
            <w:t xml:space="preserve"> c</w:t>
          </w:r>
          <w:r>
            <w:t>losed</w:t>
          </w:r>
          <w:r>
            <w:tab/>
          </w:r>
          <w:r>
            <w:fldChar w:fldCharType="begin"/>
          </w:r>
          <w:r>
            <w:instrText xml:space="preserve"> PAGEREF _Toc1828328397 \h </w:instrText>
          </w:r>
          <w:r>
            <w:fldChar w:fldCharType="separate"/>
          </w:r>
          <w:r>
            <w:t>9</w:t>
          </w:r>
          <w:r>
            <w:fldChar w:fldCharType="end"/>
          </w:r>
          <w:r>
            <w:fldChar w:fldCharType="end"/>
          </w:r>
        </w:p>
        <w:p>
          <w:pPr>
            <w:pStyle w:val="25"/>
            <w:tabs>
              <w:tab w:val="right" w:leader="dot" w:pos="9070"/>
            </w:tabs>
          </w:pPr>
          <w:r>
            <w:fldChar w:fldCharType="begin"/>
          </w:r>
          <w:r>
            <w:instrText xml:space="preserve"> HYPERLINK \l "_Toc131196193" </w:instrText>
          </w:r>
          <w:r>
            <w:fldChar w:fldCharType="separate"/>
          </w:r>
          <w:r>
            <w:t>7.1 Adding comments</w:t>
          </w:r>
          <w:r>
            <w:tab/>
          </w:r>
          <w:r>
            <w:fldChar w:fldCharType="begin"/>
          </w:r>
          <w:r>
            <w:instrText xml:space="preserve"> PAGEREF _Toc131196193 \h </w:instrText>
          </w:r>
          <w:r>
            <w:fldChar w:fldCharType="separate"/>
          </w:r>
          <w:r>
            <w:t>9</w:t>
          </w:r>
          <w:r>
            <w:fldChar w:fldCharType="end"/>
          </w:r>
          <w:r>
            <w:fldChar w:fldCharType="end"/>
          </w:r>
        </w:p>
        <w:p>
          <w:pPr>
            <w:pStyle w:val="25"/>
            <w:tabs>
              <w:tab w:val="right" w:leader="dot" w:pos="9070"/>
            </w:tabs>
          </w:pPr>
          <w:r>
            <w:fldChar w:fldCharType="begin"/>
          </w:r>
          <w:r>
            <w:instrText xml:space="preserve"> HYPERLINK \l "_Toc2035016450" </w:instrText>
          </w:r>
          <w:r>
            <w:fldChar w:fldCharType="separate"/>
          </w:r>
          <w:r>
            <w:t>7.2 Closing the request</w:t>
          </w:r>
          <w:r>
            <w:tab/>
          </w:r>
          <w:r>
            <w:fldChar w:fldCharType="begin"/>
          </w:r>
          <w:r>
            <w:instrText xml:space="preserve"> PAGEREF _Toc2035016450 \h </w:instrText>
          </w:r>
          <w:r>
            <w:fldChar w:fldCharType="separate"/>
          </w:r>
          <w:r>
            <w:t>9</w:t>
          </w:r>
          <w:r>
            <w:fldChar w:fldCharType="end"/>
          </w:r>
          <w:r>
            <w:fldChar w:fldCharType="end"/>
          </w:r>
        </w:p>
        <w:p>
          <w:pPr>
            <w:pStyle w:val="24"/>
            <w:tabs>
              <w:tab w:val="right" w:leader="dot" w:pos="9070"/>
              <w:tab w:val="clear" w:pos="440"/>
              <w:tab w:val="clear" w:pos="9060"/>
            </w:tabs>
          </w:pPr>
          <w:r>
            <w:fldChar w:fldCharType="begin"/>
          </w:r>
          <w:r>
            <w:instrText xml:space="preserve"> HYPERLINK \l "_Toc1690052875" </w:instrText>
          </w:r>
          <w:r>
            <w:fldChar w:fldCharType="separate"/>
          </w:r>
          <w:r>
            <w:t>8 Search requests</w:t>
          </w:r>
          <w:r>
            <w:tab/>
          </w:r>
          <w:r>
            <w:fldChar w:fldCharType="begin"/>
          </w:r>
          <w:r>
            <w:instrText xml:space="preserve"> PAGEREF _Toc1690052875 \h </w:instrText>
          </w:r>
          <w:r>
            <w:fldChar w:fldCharType="separate"/>
          </w:r>
          <w:r>
            <w:t>9</w:t>
          </w:r>
          <w:r>
            <w:fldChar w:fldCharType="end"/>
          </w:r>
          <w:r>
            <w:fldChar w:fldCharType="end"/>
          </w:r>
        </w:p>
        <w:p>
          <w:pPr>
            <w:pStyle w:val="24"/>
            <w:tabs>
              <w:tab w:val="right" w:leader="dot" w:pos="9070"/>
              <w:tab w:val="clear" w:pos="440"/>
              <w:tab w:val="clear" w:pos="9060"/>
            </w:tabs>
          </w:pPr>
          <w:r>
            <w:fldChar w:fldCharType="begin"/>
          </w:r>
          <w:r>
            <w:instrText xml:space="preserve"> HYPERLINK \l "_Toc2130570263" </w:instrText>
          </w:r>
          <w:r>
            <w:fldChar w:fldCharType="separate"/>
          </w:r>
          <w:r>
            <w:t>9 Modification history</w:t>
          </w:r>
          <w:r>
            <w:tab/>
          </w:r>
          <w:r>
            <w:fldChar w:fldCharType="begin"/>
          </w:r>
          <w:r>
            <w:instrText xml:space="preserve"> PAGEREF _Toc2130570263 \h </w:instrText>
          </w:r>
          <w:r>
            <w:fldChar w:fldCharType="separate"/>
          </w:r>
          <w:r>
            <w:t>10</w:t>
          </w:r>
          <w:r>
            <w:fldChar w:fldCharType="end"/>
          </w:r>
          <w:r>
            <w:fldChar w:fldCharType="end"/>
          </w:r>
        </w:p>
        <w:p>
          <w:r>
            <w:rPr>
              <w:bCs/>
            </w:rPr>
            <w:fldChar w:fldCharType="end"/>
          </w:r>
        </w:p>
      </w:sdtContent>
    </w:sdt>
    <w:p>
      <w:pPr>
        <w:rPr>
          <w:lang w:val="en-GB"/>
        </w:rPr>
      </w:pPr>
    </w:p>
    <w:p>
      <w:pPr>
        <w:pStyle w:val="2"/>
      </w:pPr>
      <w:r>
        <w:br w:type="page"/>
      </w:r>
      <w:bookmarkStart w:id="0" w:name="_Toc230108064"/>
      <w:r>
        <w:t>Introduction</w:t>
      </w:r>
      <w:bookmarkEnd w:id="0"/>
    </w:p>
    <w:p>
      <w:r>
        <w:t>This</w:t>
      </w:r>
      <w:r>
        <w:rPr>
          <w:spacing w:val="-2"/>
        </w:rPr>
        <w:t xml:space="preserve"> </w:t>
      </w:r>
      <w:r>
        <w:t>document</w:t>
      </w:r>
      <w:r>
        <w:rPr>
          <w:spacing w:val="-1"/>
        </w:rPr>
        <w:t xml:space="preserve"> </w:t>
      </w:r>
      <w:r>
        <w:t>explains</w:t>
      </w:r>
      <w:r>
        <w:rPr>
          <w:spacing w:val="-2"/>
        </w:rPr>
        <w:t xml:space="preserve"> </w:t>
      </w:r>
      <w:r>
        <w:t>the</w:t>
      </w:r>
      <w:r>
        <w:rPr>
          <w:spacing w:val="-1"/>
        </w:rPr>
        <w:t xml:space="preserve"> </w:t>
      </w:r>
      <w:r>
        <w:t>feature</w:t>
      </w:r>
      <w:r>
        <w:rPr>
          <w:spacing w:val="-2"/>
        </w:rPr>
        <w:t xml:space="preserve"> </w:t>
      </w:r>
      <w:r>
        <w:t>and</w:t>
      </w:r>
      <w:r>
        <w:rPr>
          <w:spacing w:val="-2"/>
        </w:rPr>
        <w:t xml:space="preserve"> </w:t>
      </w:r>
      <w:r>
        <w:t>steps</w:t>
      </w:r>
      <w:r>
        <w:rPr>
          <w:spacing w:val="-1"/>
        </w:rPr>
        <w:t xml:space="preserve"> </w:t>
      </w:r>
      <w:r>
        <w:t>involved</w:t>
      </w:r>
      <w:r>
        <w:rPr>
          <w:spacing w:val="-2"/>
        </w:rPr>
        <w:t xml:space="preserve"> </w:t>
      </w:r>
      <w:r>
        <w:t>in</w:t>
      </w:r>
      <w:r>
        <w:rPr>
          <w:spacing w:val="-2"/>
        </w:rPr>
        <w:t xml:space="preserve"> </w:t>
      </w:r>
      <w:r>
        <w:t>the</w:t>
      </w:r>
      <w:r>
        <w:rPr>
          <w:lang w:val="en-US"/>
        </w:rPr>
        <w:t xml:space="preserve"> domestic</w:t>
      </w:r>
      <w:r>
        <w:rPr>
          <w:spacing w:val="-1"/>
        </w:rPr>
        <w:t xml:space="preserve"> </w:t>
      </w:r>
      <w:r>
        <w:t>travel</w:t>
      </w:r>
      <w:r>
        <w:rPr>
          <w:spacing w:val="-2"/>
        </w:rPr>
        <w:t xml:space="preserve"> </w:t>
      </w:r>
      <w:r>
        <w:t>system</w:t>
      </w:r>
      <w:r>
        <w:rPr>
          <w:spacing w:val="-2"/>
        </w:rPr>
        <w:t xml:space="preserve"> </w:t>
      </w:r>
      <w:r>
        <w:t>workflow.</w:t>
      </w:r>
    </w:p>
    <w:p>
      <w:pPr>
        <w:pStyle w:val="2"/>
      </w:pPr>
      <w:bookmarkStart w:id="1" w:name="_Toc945832494"/>
      <w:r>
        <w:t>Permissions</w:t>
      </w:r>
      <w:bookmarkEnd w:id="1"/>
    </w:p>
    <w:tbl>
      <w:tblPr>
        <w:tblStyle w:val="59"/>
        <w:tblpPr w:leftFromText="180" w:rightFromText="180" w:vertAnchor="text" w:horzAnchor="page" w:tblpX="1567" w:tblpY="99"/>
        <w:tblOverlap w:val="never"/>
        <w:tblW w:w="8979" w:type="dxa"/>
        <w:tblInd w:w="0" w:type="dxa"/>
        <w:tblBorders>
          <w:top w:val="single" w:color="2E4496" w:themeColor="accent3" w:sz="4" w:space="0"/>
          <w:left w:val="single" w:color="2E4496" w:themeColor="accent3" w:sz="4" w:space="0"/>
          <w:bottom w:val="single" w:color="2E4496" w:themeColor="accent3" w:sz="4" w:space="0"/>
          <w:right w:val="single" w:color="2E4496" w:themeColor="accent3" w:sz="4" w:space="0"/>
          <w:insideH w:val="none" w:color="auto" w:sz="0" w:space="0"/>
          <w:insideV w:val="none" w:color="auto" w:sz="0" w:space="0"/>
        </w:tblBorders>
        <w:tblLayout w:type="autofit"/>
        <w:tblCellMar>
          <w:top w:w="0" w:type="dxa"/>
          <w:left w:w="108" w:type="dxa"/>
          <w:bottom w:w="0" w:type="dxa"/>
          <w:right w:w="108" w:type="dxa"/>
        </w:tblCellMar>
      </w:tblPr>
      <w:tblGrid>
        <w:gridCol w:w="4486"/>
        <w:gridCol w:w="4493"/>
      </w:tblGrid>
      <w:tr>
        <w:tblPrEx>
          <w:tblBorders>
            <w:top w:val="single" w:color="2E4496" w:themeColor="accent3" w:sz="4" w:space="0"/>
            <w:left w:val="single" w:color="2E4496" w:themeColor="accent3" w:sz="4" w:space="0"/>
            <w:bottom w:val="single" w:color="2E4496" w:themeColor="accent3" w:sz="4" w:space="0"/>
            <w:right w:val="single" w:color="2E4496" w:themeColor="accent3" w:sz="4" w:space="0"/>
            <w:insideH w:val="none" w:color="auto" w:sz="0" w:space="0"/>
            <w:insideV w:val="none" w:color="auto" w:sz="0" w:space="0"/>
          </w:tblBorders>
          <w:tblCellMar>
            <w:top w:w="0" w:type="dxa"/>
            <w:left w:w="108" w:type="dxa"/>
            <w:bottom w:w="0" w:type="dxa"/>
            <w:right w:w="108" w:type="dxa"/>
          </w:tblCellMar>
        </w:tblPrEx>
        <w:trPr>
          <w:trHeight w:val="512" w:hRule="atLeast"/>
        </w:trPr>
        <w:tc>
          <w:tcPr>
            <w:tcW w:w="4486" w:type="dxa"/>
            <w:tcBorders>
              <w:bottom w:val="nil"/>
              <w:right w:val="nil"/>
            </w:tcBorders>
            <w:shd w:val="clear" w:color="auto" w:fill="2E4496" w:themeFill="accent3"/>
            <w:vAlign w:val="center"/>
          </w:tcPr>
          <w:p>
            <w:pPr>
              <w:pStyle w:val="51"/>
              <w:rPr>
                <w:b w:val="0"/>
                <w:bCs w:val="0"/>
                <w:color w:val="F2F2F5" w:themeColor="background1"/>
                <w:lang w:val="en-US"/>
                <w14:textFill>
                  <w14:solidFill>
                    <w14:schemeClr w14:val="bg1"/>
                  </w14:solidFill>
                </w14:textFill>
              </w:rPr>
            </w:pPr>
            <w:r>
              <w:rPr>
                <w:b/>
                <w:bCs/>
                <w:color w:val="F2F2F5" w:themeColor="background1"/>
                <w:lang w:val="en-US"/>
                <w14:textFill>
                  <w14:solidFill>
                    <w14:schemeClr w14:val="bg1"/>
                  </w14:solidFill>
                </w14:textFill>
              </w:rPr>
              <w:t>Pages</w:t>
            </w:r>
          </w:p>
        </w:tc>
        <w:tc>
          <w:tcPr>
            <w:tcW w:w="4493" w:type="dxa"/>
            <w:shd w:val="clear" w:color="auto" w:fill="2E4496" w:themeFill="accent3"/>
            <w:vAlign w:val="center"/>
          </w:tcPr>
          <w:p>
            <w:pPr>
              <w:pStyle w:val="51"/>
              <w:rPr>
                <w:b/>
                <w:bCs w:val="0"/>
                <w:color w:val="F2F2F5" w:themeColor="background1"/>
                <w:lang w:val="en-US"/>
                <w14:textFill>
                  <w14:solidFill>
                    <w14:schemeClr w14:val="bg1"/>
                  </w14:solidFill>
                </w14:textFill>
              </w:rPr>
            </w:pPr>
            <w:r>
              <w:rPr>
                <w:b/>
                <w:bCs/>
                <w:color w:val="F2F2F5" w:themeColor="background1"/>
                <w:lang w:val="en-US"/>
                <w14:textFill>
                  <w14:solidFill>
                    <w14:schemeClr w14:val="bg1"/>
                  </w14:solidFill>
                </w14:textFill>
              </w:rPr>
              <w:t>Users</w:t>
            </w:r>
          </w:p>
        </w:tc>
      </w:tr>
      <w:tr>
        <w:tblPrEx>
          <w:tblBorders>
            <w:top w:val="single" w:color="2E4496" w:themeColor="accent3" w:sz="4" w:space="0"/>
            <w:left w:val="single" w:color="2E4496" w:themeColor="accent3" w:sz="4" w:space="0"/>
            <w:bottom w:val="single" w:color="2E4496" w:themeColor="accent3" w:sz="4" w:space="0"/>
            <w:right w:val="single" w:color="2E4496" w:themeColor="accent3" w:sz="4" w:space="0"/>
            <w:insideH w:val="none" w:color="auto" w:sz="0" w:space="0"/>
            <w:insideV w:val="none" w:color="auto" w:sz="0" w:space="0"/>
          </w:tblBorders>
          <w:tblCellMar>
            <w:top w:w="0" w:type="dxa"/>
            <w:left w:w="108" w:type="dxa"/>
            <w:bottom w:w="0" w:type="dxa"/>
            <w:right w:w="108" w:type="dxa"/>
          </w:tblCellMar>
        </w:tblPrEx>
        <w:trPr>
          <w:trHeight w:val="512" w:hRule="atLeast"/>
        </w:trPr>
        <w:tc>
          <w:tcPr>
            <w:tcW w:w="4486" w:type="dxa"/>
            <w:tcBorders>
              <w:top w:val="single" w:color="2E4496" w:themeColor="accent3" w:sz="4" w:space="0"/>
              <w:bottom w:val="single" w:color="2E4496" w:themeColor="accent3" w:sz="4" w:space="0"/>
              <w:right w:val="nil"/>
              <w:insideV w:val="nil"/>
            </w:tcBorders>
            <w:shd w:val="clear" w:color="auto" w:fill="F2F2F5" w:themeFill="background1"/>
          </w:tcPr>
          <w:p>
            <w:pPr>
              <w:pStyle w:val="51"/>
              <w:rPr>
                <w:b w:val="0"/>
                <w:bCs w:val="0"/>
                <w:lang w:val="en-US"/>
              </w:rPr>
            </w:pPr>
            <w:r>
              <w:rPr>
                <w:b/>
                <w:bCs/>
                <w:lang w:val="en-US"/>
              </w:rPr>
              <w:t>Home</w:t>
            </w:r>
          </w:p>
        </w:tc>
        <w:tc>
          <w:tcPr>
            <w:tcW w:w="4493" w:type="dxa"/>
            <w:tcBorders>
              <w:top w:val="single" w:color="2E4496" w:themeColor="accent3" w:sz="4" w:space="0"/>
              <w:bottom w:val="single" w:color="2E4496" w:themeColor="accent3" w:sz="4" w:space="0"/>
            </w:tcBorders>
          </w:tcPr>
          <w:p>
            <w:pPr>
              <w:pStyle w:val="58"/>
              <w:numPr>
                <w:ilvl w:val="0"/>
                <w:numId w:val="0"/>
              </w:numPr>
              <w:ind w:left="227" w:hanging="227"/>
            </w:pPr>
            <w:r>
              <w:t xml:space="preserve">  All users</w:t>
            </w:r>
          </w:p>
        </w:tc>
      </w:tr>
      <w:tr>
        <w:tblPrEx>
          <w:tblBorders>
            <w:top w:val="single" w:color="2E4496" w:themeColor="accent3" w:sz="4" w:space="0"/>
            <w:left w:val="single" w:color="2E4496" w:themeColor="accent3" w:sz="4" w:space="0"/>
            <w:bottom w:val="single" w:color="2E4496" w:themeColor="accent3" w:sz="4" w:space="0"/>
            <w:right w:val="single" w:color="2E4496" w:themeColor="accent3" w:sz="4" w:space="0"/>
            <w:insideH w:val="none" w:color="auto" w:sz="0" w:space="0"/>
            <w:insideV w:val="none" w:color="auto" w:sz="0" w:space="0"/>
          </w:tblBorders>
          <w:tblCellMar>
            <w:top w:w="0" w:type="dxa"/>
            <w:left w:w="108" w:type="dxa"/>
            <w:bottom w:w="0" w:type="dxa"/>
            <w:right w:w="108" w:type="dxa"/>
          </w:tblCellMar>
        </w:tblPrEx>
        <w:trPr>
          <w:trHeight w:val="951" w:hRule="atLeast"/>
        </w:trPr>
        <w:tc>
          <w:tcPr>
            <w:tcW w:w="4486" w:type="dxa"/>
            <w:tcBorders>
              <w:right w:val="nil"/>
              <w:insideV w:val="nil"/>
            </w:tcBorders>
            <w:shd w:val="clear" w:color="auto" w:fill="F2F2F5" w:themeFill="background1"/>
          </w:tcPr>
          <w:p>
            <w:pPr>
              <w:pStyle w:val="51"/>
              <w:rPr>
                <w:b w:val="0"/>
                <w:bCs w:val="0"/>
                <w:lang w:val="en-US"/>
              </w:rPr>
            </w:pPr>
            <w:r>
              <w:rPr>
                <w:b/>
                <w:bCs/>
                <w:lang w:val="en-US"/>
              </w:rPr>
              <w:t>Domestic</w:t>
            </w:r>
          </w:p>
        </w:tc>
        <w:tc>
          <w:tcPr>
            <w:tcW w:w="4493" w:type="dxa"/>
          </w:tcPr>
          <w:p>
            <w:pPr>
              <w:pStyle w:val="58"/>
              <w:numPr>
                <w:ilvl w:val="0"/>
                <w:numId w:val="0"/>
              </w:numPr>
              <w:ind w:left="227" w:hanging="227"/>
            </w:pPr>
            <w:r>
              <w:t xml:space="preserve">  Aspire India users (User locations as per IDM)</w:t>
            </w:r>
          </w:p>
        </w:tc>
      </w:tr>
      <w:tr>
        <w:tblPrEx>
          <w:tblBorders>
            <w:top w:val="single" w:color="2E4496" w:themeColor="accent3" w:sz="4" w:space="0"/>
            <w:left w:val="single" w:color="2E4496" w:themeColor="accent3" w:sz="4" w:space="0"/>
            <w:bottom w:val="single" w:color="2E4496" w:themeColor="accent3" w:sz="4" w:space="0"/>
            <w:right w:val="single" w:color="2E4496" w:themeColor="accent3" w:sz="4" w:space="0"/>
            <w:insideH w:val="none" w:color="auto" w:sz="0" w:space="0"/>
            <w:insideV w:val="none" w:color="auto" w:sz="0" w:space="0"/>
          </w:tblBorders>
          <w:tblCellMar>
            <w:top w:w="0" w:type="dxa"/>
            <w:left w:w="108" w:type="dxa"/>
            <w:bottom w:w="0" w:type="dxa"/>
            <w:right w:w="108" w:type="dxa"/>
          </w:tblCellMar>
        </w:tblPrEx>
        <w:trPr>
          <w:trHeight w:val="512" w:hRule="atLeast"/>
        </w:trPr>
        <w:tc>
          <w:tcPr>
            <w:tcW w:w="4486" w:type="dxa"/>
            <w:tcBorders>
              <w:top w:val="single" w:color="2E4496" w:themeColor="accent3" w:sz="4" w:space="0"/>
              <w:bottom w:val="single" w:color="2E4496" w:themeColor="accent3" w:sz="4" w:space="0"/>
              <w:right w:val="nil"/>
              <w:insideV w:val="nil"/>
            </w:tcBorders>
            <w:shd w:val="clear" w:color="auto" w:fill="F2F2F5" w:themeFill="background1"/>
          </w:tcPr>
          <w:p>
            <w:pPr>
              <w:pStyle w:val="51"/>
              <w:rPr>
                <w:b w:val="0"/>
                <w:bCs w:val="0"/>
                <w:lang w:val="en-US"/>
              </w:rPr>
            </w:pPr>
            <w:r>
              <w:rPr>
                <w:b/>
                <w:bCs/>
                <w:lang w:val="en-US"/>
              </w:rPr>
              <w:t>International</w:t>
            </w:r>
          </w:p>
        </w:tc>
        <w:tc>
          <w:tcPr>
            <w:tcW w:w="4493" w:type="dxa"/>
            <w:tcBorders>
              <w:top w:val="single" w:color="2E4496" w:themeColor="accent3" w:sz="4" w:space="0"/>
              <w:bottom w:val="single" w:color="2E4496" w:themeColor="accent3" w:sz="4" w:space="0"/>
            </w:tcBorders>
          </w:tcPr>
          <w:p>
            <w:pPr>
              <w:pStyle w:val="57"/>
              <w:spacing w:before="4"/>
              <w:ind w:left="105"/>
              <w:rPr>
                <w:rFonts w:asciiTheme="minorHAnsi" w:hAnsiTheme="minorHAnsi"/>
                <w:sz w:val="20"/>
              </w:rPr>
            </w:pPr>
            <w:r>
              <w:rPr>
                <w:rFonts w:asciiTheme="minorHAnsi" w:hAnsiTheme="minorHAnsi"/>
                <w:sz w:val="20"/>
              </w:rPr>
              <w:t>All users</w:t>
            </w:r>
          </w:p>
        </w:tc>
      </w:tr>
      <w:tr>
        <w:tblPrEx>
          <w:tblBorders>
            <w:top w:val="single" w:color="2E4496" w:themeColor="accent3" w:sz="4" w:space="0"/>
            <w:left w:val="single" w:color="2E4496" w:themeColor="accent3" w:sz="4" w:space="0"/>
            <w:bottom w:val="single" w:color="2E4496" w:themeColor="accent3" w:sz="4" w:space="0"/>
            <w:right w:val="single" w:color="2E4496" w:themeColor="accent3" w:sz="4" w:space="0"/>
            <w:insideH w:val="none" w:color="auto" w:sz="0" w:space="0"/>
            <w:insideV w:val="none" w:color="auto" w:sz="0" w:space="0"/>
          </w:tblBorders>
          <w:tblCellMar>
            <w:top w:w="0" w:type="dxa"/>
            <w:left w:w="108" w:type="dxa"/>
            <w:bottom w:w="0" w:type="dxa"/>
            <w:right w:w="108" w:type="dxa"/>
          </w:tblCellMar>
        </w:tblPrEx>
        <w:trPr>
          <w:trHeight w:val="512" w:hRule="atLeast"/>
        </w:trPr>
        <w:tc>
          <w:tcPr>
            <w:tcW w:w="4486" w:type="dxa"/>
            <w:tcBorders>
              <w:top w:val="single" w:color="2E4496" w:themeColor="accent3" w:sz="4" w:space="0"/>
              <w:bottom w:val="single" w:color="2E4496" w:themeColor="accent3" w:sz="4" w:space="0"/>
              <w:right w:val="nil"/>
              <w:insideV w:val="nil"/>
            </w:tcBorders>
            <w:shd w:val="clear" w:color="auto" w:fill="F2F2F5" w:themeFill="background1"/>
          </w:tcPr>
          <w:p>
            <w:pPr>
              <w:pStyle w:val="51"/>
              <w:rPr>
                <w:b w:val="0"/>
                <w:bCs w:val="0"/>
                <w:lang w:val="en-US"/>
              </w:rPr>
            </w:pPr>
            <w:r>
              <w:rPr>
                <w:b/>
                <w:bCs/>
                <w:lang w:val="en-US"/>
              </w:rPr>
              <w:t>Visa Request (Alone)</w:t>
            </w:r>
          </w:p>
        </w:tc>
        <w:tc>
          <w:tcPr>
            <w:tcW w:w="4493" w:type="dxa"/>
            <w:tcBorders>
              <w:top w:val="single" w:color="2E4496" w:themeColor="accent3" w:sz="4" w:space="0"/>
              <w:bottom w:val="single" w:color="2E4496" w:themeColor="accent3" w:sz="4" w:space="0"/>
            </w:tcBorders>
          </w:tcPr>
          <w:p>
            <w:pPr>
              <w:pStyle w:val="57"/>
              <w:ind w:left="105"/>
              <w:rPr>
                <w:rFonts w:asciiTheme="minorHAnsi" w:hAnsiTheme="minorHAnsi"/>
                <w:sz w:val="20"/>
              </w:rPr>
            </w:pPr>
            <w:r>
              <w:rPr>
                <w:rFonts w:asciiTheme="minorHAnsi" w:hAnsiTheme="minorHAnsi"/>
                <w:sz w:val="20"/>
              </w:rPr>
              <w:t>All users</w:t>
            </w:r>
          </w:p>
        </w:tc>
      </w:tr>
      <w:tr>
        <w:tblPrEx>
          <w:tblBorders>
            <w:top w:val="single" w:color="2E4496" w:themeColor="accent3" w:sz="4" w:space="0"/>
            <w:left w:val="single" w:color="2E4496" w:themeColor="accent3" w:sz="4" w:space="0"/>
            <w:bottom w:val="single" w:color="2E4496" w:themeColor="accent3" w:sz="4" w:space="0"/>
            <w:right w:val="single" w:color="2E4496" w:themeColor="accent3" w:sz="4" w:space="0"/>
            <w:insideH w:val="none" w:color="auto" w:sz="0" w:space="0"/>
            <w:insideV w:val="none" w:color="auto" w:sz="0" w:space="0"/>
          </w:tblBorders>
          <w:tblCellMar>
            <w:top w:w="0" w:type="dxa"/>
            <w:left w:w="108" w:type="dxa"/>
            <w:bottom w:w="0" w:type="dxa"/>
            <w:right w:w="108" w:type="dxa"/>
          </w:tblCellMar>
        </w:tblPrEx>
        <w:trPr>
          <w:trHeight w:val="512" w:hRule="atLeast"/>
        </w:trPr>
        <w:tc>
          <w:tcPr>
            <w:tcW w:w="4486" w:type="dxa"/>
            <w:tcBorders>
              <w:top w:val="single" w:color="2E4496" w:themeColor="accent3" w:sz="4" w:space="0"/>
              <w:bottom w:val="single" w:color="2E4496" w:themeColor="accent3" w:sz="4" w:space="0"/>
              <w:right w:val="nil"/>
              <w:insideV w:val="nil"/>
            </w:tcBorders>
            <w:shd w:val="clear" w:color="auto" w:fill="F2F2F5" w:themeFill="background1"/>
          </w:tcPr>
          <w:p>
            <w:pPr>
              <w:pStyle w:val="51"/>
              <w:rPr>
                <w:b w:val="0"/>
                <w:bCs w:val="0"/>
                <w:lang w:val="en-US"/>
              </w:rPr>
            </w:pPr>
            <w:r>
              <w:rPr>
                <w:b/>
                <w:bCs/>
                <w:lang w:val="en-US"/>
              </w:rPr>
              <w:t>Approval</w:t>
            </w:r>
          </w:p>
        </w:tc>
        <w:tc>
          <w:tcPr>
            <w:tcW w:w="4493" w:type="dxa"/>
            <w:tcBorders>
              <w:top w:val="single" w:color="2E4496" w:themeColor="accent3" w:sz="4" w:space="0"/>
              <w:bottom w:val="single" w:color="2E4496" w:themeColor="accent3" w:sz="4" w:space="0"/>
            </w:tcBorders>
          </w:tcPr>
          <w:p>
            <w:pPr>
              <w:pStyle w:val="57"/>
              <w:ind w:left="105"/>
              <w:rPr>
                <w:rFonts w:asciiTheme="minorHAnsi" w:hAnsiTheme="minorHAnsi"/>
                <w:sz w:val="20"/>
              </w:rPr>
            </w:pPr>
            <w:r>
              <w:rPr>
                <w:rFonts w:asciiTheme="minorHAnsi" w:hAnsiTheme="minorHAnsi"/>
                <w:sz w:val="20"/>
              </w:rPr>
              <w:t>Department heads / DU owner and above</w:t>
            </w:r>
          </w:p>
        </w:tc>
      </w:tr>
      <w:tr>
        <w:tblPrEx>
          <w:tblBorders>
            <w:top w:val="single" w:color="2E4496" w:themeColor="accent3" w:sz="4" w:space="0"/>
            <w:left w:val="single" w:color="2E4496" w:themeColor="accent3" w:sz="4" w:space="0"/>
            <w:bottom w:val="single" w:color="2E4496" w:themeColor="accent3" w:sz="4" w:space="0"/>
            <w:right w:val="single" w:color="2E4496" w:themeColor="accent3" w:sz="4" w:space="0"/>
            <w:insideH w:val="none" w:color="auto" w:sz="0" w:space="0"/>
            <w:insideV w:val="none" w:color="auto" w:sz="0" w:space="0"/>
          </w:tblBorders>
          <w:tblCellMar>
            <w:top w:w="0" w:type="dxa"/>
            <w:left w:w="108" w:type="dxa"/>
            <w:bottom w:w="0" w:type="dxa"/>
            <w:right w:w="108" w:type="dxa"/>
          </w:tblCellMar>
        </w:tblPrEx>
        <w:trPr>
          <w:trHeight w:val="512" w:hRule="atLeast"/>
        </w:trPr>
        <w:tc>
          <w:tcPr>
            <w:tcW w:w="4486" w:type="dxa"/>
            <w:tcBorders>
              <w:top w:val="single" w:color="2E4496" w:themeColor="accent3" w:sz="4" w:space="0"/>
              <w:bottom w:val="single" w:color="2E4496" w:themeColor="accent3" w:sz="4" w:space="0"/>
              <w:right w:val="nil"/>
              <w:insideV w:val="nil"/>
            </w:tcBorders>
            <w:shd w:val="clear" w:color="auto" w:fill="F2F2F5" w:themeFill="background1"/>
          </w:tcPr>
          <w:p>
            <w:pPr>
              <w:pStyle w:val="51"/>
              <w:rPr>
                <w:b w:val="0"/>
                <w:bCs w:val="0"/>
                <w:lang w:val="en-US"/>
              </w:rPr>
            </w:pPr>
            <w:r>
              <w:rPr>
                <w:b/>
                <w:bCs/>
                <w:lang w:val="en-US"/>
              </w:rPr>
              <w:t>Executive workbench</w:t>
            </w:r>
          </w:p>
        </w:tc>
        <w:tc>
          <w:tcPr>
            <w:tcW w:w="4493" w:type="dxa"/>
            <w:tcBorders>
              <w:top w:val="single" w:color="2E4496" w:themeColor="accent3" w:sz="4" w:space="0"/>
              <w:bottom w:val="single" w:color="2E4496" w:themeColor="accent3" w:sz="4" w:space="0"/>
            </w:tcBorders>
          </w:tcPr>
          <w:p>
            <w:pPr>
              <w:pStyle w:val="57"/>
              <w:ind w:left="105"/>
              <w:rPr>
                <w:rFonts w:asciiTheme="minorHAnsi" w:hAnsiTheme="minorHAnsi"/>
                <w:sz w:val="20"/>
              </w:rPr>
            </w:pPr>
            <w:r>
              <w:rPr>
                <w:rFonts w:asciiTheme="minorHAnsi" w:hAnsiTheme="minorHAnsi"/>
                <w:sz w:val="20"/>
              </w:rPr>
              <w:t>Configured users</w:t>
            </w:r>
          </w:p>
        </w:tc>
      </w:tr>
      <w:tr>
        <w:tblPrEx>
          <w:tblBorders>
            <w:top w:val="single" w:color="2E4496" w:themeColor="accent3" w:sz="4" w:space="0"/>
            <w:left w:val="single" w:color="2E4496" w:themeColor="accent3" w:sz="4" w:space="0"/>
            <w:bottom w:val="single" w:color="2E4496" w:themeColor="accent3" w:sz="4" w:space="0"/>
            <w:right w:val="single" w:color="2E4496" w:themeColor="accent3" w:sz="4" w:space="0"/>
            <w:insideH w:val="none" w:color="auto" w:sz="0" w:space="0"/>
            <w:insideV w:val="none" w:color="auto" w:sz="0" w:space="0"/>
          </w:tblBorders>
          <w:tblCellMar>
            <w:top w:w="0" w:type="dxa"/>
            <w:left w:w="108" w:type="dxa"/>
            <w:bottom w:w="0" w:type="dxa"/>
            <w:right w:w="108" w:type="dxa"/>
          </w:tblCellMar>
        </w:tblPrEx>
        <w:trPr>
          <w:trHeight w:val="512" w:hRule="atLeast"/>
        </w:trPr>
        <w:tc>
          <w:tcPr>
            <w:tcW w:w="4486" w:type="dxa"/>
            <w:tcBorders>
              <w:top w:val="single" w:color="2E4496" w:themeColor="accent3" w:sz="4" w:space="0"/>
              <w:bottom w:val="single" w:color="2E4496" w:themeColor="accent3" w:sz="4" w:space="0"/>
              <w:right w:val="nil"/>
              <w:insideV w:val="nil"/>
            </w:tcBorders>
            <w:shd w:val="clear" w:color="auto" w:fill="F2F2F5" w:themeFill="background1"/>
          </w:tcPr>
          <w:p>
            <w:pPr>
              <w:pStyle w:val="51"/>
              <w:rPr>
                <w:b w:val="0"/>
                <w:bCs w:val="0"/>
                <w:lang w:val="en-US"/>
              </w:rPr>
            </w:pPr>
            <w:r>
              <w:rPr>
                <w:b/>
                <w:bCs/>
                <w:lang w:val="en-US"/>
              </w:rPr>
              <w:t>Reports</w:t>
            </w:r>
          </w:p>
        </w:tc>
        <w:tc>
          <w:tcPr>
            <w:tcW w:w="4493" w:type="dxa"/>
            <w:tcBorders>
              <w:top w:val="single" w:color="2E4496" w:themeColor="accent3" w:sz="4" w:space="0"/>
              <w:bottom w:val="single" w:color="2E4496" w:themeColor="accent3" w:sz="4" w:space="0"/>
            </w:tcBorders>
          </w:tcPr>
          <w:p>
            <w:pPr>
              <w:pStyle w:val="57"/>
              <w:ind w:left="105"/>
              <w:rPr>
                <w:rFonts w:asciiTheme="minorHAnsi" w:hAnsiTheme="minorHAnsi"/>
                <w:sz w:val="20"/>
              </w:rPr>
            </w:pPr>
            <w:r>
              <w:rPr>
                <w:rFonts w:asciiTheme="minorHAnsi" w:hAnsiTheme="minorHAnsi"/>
                <w:sz w:val="20"/>
              </w:rPr>
              <w:t>Configured users</w:t>
            </w:r>
          </w:p>
        </w:tc>
      </w:tr>
    </w:tbl>
    <w:p>
      <w:pPr>
        <w:pStyle w:val="69"/>
        <w:numPr>
          <w:ilvl w:val="0"/>
          <w:numId w:val="0"/>
        </w:numPr>
        <w:ind w:left="284"/>
      </w:pPr>
    </w:p>
    <w:p>
      <w:pPr>
        <w:pStyle w:val="2"/>
      </w:pPr>
      <w:bookmarkStart w:id="2" w:name="_Toc908451688"/>
      <w:r>
        <w:rPr>
          <w:lang w:val="en-US"/>
        </w:rPr>
        <w:t>Traveler home</w:t>
      </w:r>
      <w:bookmarkEnd w:id="2"/>
    </w:p>
    <w:p>
      <w:r>
        <w:t xml:space="preserve">After successful authentication, the first landing page seen by the user is </w:t>
      </w:r>
      <w:r>
        <w:rPr>
          <w:b/>
          <w:bCs/>
        </w:rPr>
        <w:t>Home</w:t>
      </w:r>
      <w:r>
        <w:t>.</w:t>
      </w:r>
    </w:p>
    <w:p>
      <w:pPr>
        <w:rPr>
          <w:b/>
          <w:bCs/>
        </w:rPr>
      </w:pPr>
      <w:r>
        <w:rPr>
          <w:b/>
          <w:bCs/>
        </w:rPr>
        <w:t>Types of users</w:t>
      </w:r>
    </w:p>
    <w:p>
      <w:r>
        <w:rPr>
          <w:rStyle w:val="73"/>
        </w:rPr>
        <w:t>Requestor</w:t>
      </w:r>
      <w:r>
        <w:t>: A requestor can view their own request and its details in the ‘My Request(s)’ section available to all users.</w:t>
      </w:r>
      <w:r>
        <w:rPr>
          <w:lang w:val="en-US"/>
        </w:rPr>
        <w:t xml:space="preserve"> The request type column differentiates the international and domestic travel requests.</w:t>
      </w:r>
    </w:p>
    <w:p>
      <w:r>
        <w:rPr>
          <w:rStyle w:val="73"/>
        </w:rPr>
        <w:t>Approver</w:t>
      </w:r>
      <w:r>
        <w:t>: An approver has an additional section called ‘My approval(s)’ where the list of requests waiting for their approval and requests approved/rejected by them are seen. The approver can approve/reject requests by clicking the ‘Waiting for approval’ status.</w:t>
      </w:r>
    </w:p>
    <w:p/>
    <w:p>
      <w:pPr>
        <w:pStyle w:val="5"/>
        <w:numPr>
          <w:ilvl w:val="3"/>
          <w:numId w:val="0"/>
        </w:numPr>
        <w:ind w:left="0" w:firstLine="0"/>
      </w:pPr>
      <w:ins w:id="0" w:author="asplap2473" w:date="2023-05-15T19:03:32Z">
        <w:r>
          <w:rPr/>
          <w:drawing>
            <wp:inline distT="0" distB="0" distL="114300" distR="114300">
              <wp:extent cx="5737860" cy="1765935"/>
              <wp:effectExtent l="0" t="0" r="15240" b="571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2"/>
                      <a:stretch>
                        <a:fillRect/>
                      </a:stretch>
                    </pic:blipFill>
                    <pic:spPr>
                      <a:xfrm>
                        <a:off x="0" y="0"/>
                        <a:ext cx="5737860" cy="1765935"/>
                      </a:xfrm>
                      <a:prstGeom prst="rect">
                        <a:avLst/>
                      </a:prstGeom>
                      <a:noFill/>
                      <a:ln>
                        <a:noFill/>
                      </a:ln>
                    </pic:spPr>
                  </pic:pic>
                </a:graphicData>
              </a:graphic>
            </wp:inline>
          </w:drawing>
        </w:r>
      </w:ins>
      <w:r>
        <w:rPr>
          <w:rStyle w:val="15"/>
          <w:rFonts w:eastAsiaTheme="minorHAnsi" w:cstheme="minorBidi"/>
          <w:iCs w:val="0"/>
          <w:color w:val="auto"/>
          <w:lang w:val="pl-PL"/>
        </w:rPr>
        <w:commentReference w:id="0"/>
      </w:r>
    </w:p>
    <w:p>
      <w:pPr>
        <w:pStyle w:val="2"/>
      </w:pPr>
      <w:bookmarkStart w:id="3" w:name="_Toc150474774"/>
      <w:r>
        <w:rPr>
          <w:rFonts w:asciiTheme="minorHAnsi" w:hAnsiTheme="minorHAnsi"/>
          <w:lang w:val="en-US"/>
        </w:rPr>
        <w:t>Domestic t</w:t>
      </w:r>
      <w:r>
        <w:rPr>
          <w:rFonts w:asciiTheme="minorHAnsi" w:hAnsiTheme="minorHAnsi"/>
        </w:rPr>
        <w:t>ravel</w:t>
      </w:r>
      <w:r>
        <w:rPr>
          <w:rFonts w:asciiTheme="minorHAnsi" w:hAnsiTheme="minorHAnsi"/>
          <w:spacing w:val="-5"/>
        </w:rPr>
        <w:t xml:space="preserve"> </w:t>
      </w:r>
      <w:r>
        <w:rPr>
          <w:rFonts w:asciiTheme="minorHAnsi" w:hAnsiTheme="minorHAnsi"/>
        </w:rPr>
        <w:t>request</w:t>
      </w:r>
      <w:bookmarkEnd w:id="3"/>
    </w:p>
    <w:p>
      <w:r>
        <w:rPr>
          <w:lang w:val="en-US"/>
        </w:rPr>
        <w:t>Aspirians can access the Domestic Travel Request page under the menu, ‘Domestic’.</w:t>
      </w:r>
    </w:p>
    <w:p>
      <w:r>
        <w:t>The user</w:t>
      </w:r>
      <w:r>
        <w:rPr>
          <w:lang w:val="en-US"/>
        </w:rPr>
        <w:t>s</w:t>
      </w:r>
      <w:r>
        <w:t xml:space="preserve"> can save their request multiple times by clicking the ‘Save’ button. The</w:t>
      </w:r>
      <w:r>
        <w:rPr>
          <w:lang w:val="en-US"/>
        </w:rPr>
        <w:t xml:space="preserve"> </w:t>
      </w:r>
      <w:r>
        <w:t>request can also be edited by clicking the My request(s) section in the home page.</w:t>
      </w:r>
    </w:p>
    <w:p>
      <w:r>
        <w:t xml:space="preserve">After the request is submitted by clicking the </w:t>
      </w:r>
      <w:r>
        <w:rPr>
          <w:b/>
          <w:bCs/>
        </w:rPr>
        <w:t>Submit</w:t>
      </w:r>
      <w:r>
        <w:t xml:space="preserve"> button, the user will not able to edit this</w:t>
      </w:r>
      <w:r>
        <w:rPr>
          <w:lang w:val="en-US"/>
        </w:rPr>
        <w:t xml:space="preserve"> </w:t>
      </w:r>
      <w:r>
        <w:t>request. The submitted request is sent to the approver for approval.</w:t>
      </w:r>
    </w:p>
    <w:p>
      <w:pPr>
        <w:rPr>
          <w:b/>
          <w:bCs/>
        </w:rPr>
      </w:pPr>
      <w:r>
        <w:rPr>
          <w:b/>
          <w:bCs/>
          <w:lang w:val="en-US"/>
        </w:rPr>
        <w:t xml:space="preserve">Domestic </w:t>
      </w:r>
      <w:r>
        <w:rPr>
          <w:b/>
          <w:bCs/>
        </w:rPr>
        <w:t>request page – Fields and uses</w:t>
      </w:r>
    </w:p>
    <w:tbl>
      <w:tblPr>
        <w:tblStyle w:val="59"/>
        <w:tblW w:w="9067" w:type="dxa"/>
        <w:tblInd w:w="0" w:type="dxa"/>
        <w:tblBorders>
          <w:top w:val="single" w:color="2E4496" w:themeColor="accent3" w:sz="4" w:space="0"/>
          <w:left w:val="single" w:color="2E4496" w:themeColor="accent3" w:sz="4" w:space="0"/>
          <w:bottom w:val="single" w:color="2E4496" w:themeColor="accent3" w:sz="4" w:space="0"/>
          <w:right w:val="single" w:color="2E4496" w:themeColor="accent3" w:sz="4" w:space="0"/>
          <w:insideH w:val="none" w:color="auto" w:sz="0" w:space="0"/>
          <w:insideV w:val="none" w:color="auto" w:sz="0" w:space="0"/>
        </w:tblBorders>
        <w:tblLayout w:type="autofit"/>
        <w:tblCellMar>
          <w:top w:w="0" w:type="dxa"/>
          <w:left w:w="108" w:type="dxa"/>
          <w:bottom w:w="0" w:type="dxa"/>
          <w:right w:w="108" w:type="dxa"/>
        </w:tblCellMar>
      </w:tblPr>
      <w:tblGrid>
        <w:gridCol w:w="2689"/>
        <w:gridCol w:w="6378"/>
      </w:tblGrid>
      <w:tr>
        <w:tblPrEx>
          <w:tblBorders>
            <w:top w:val="single" w:color="2E4496" w:themeColor="accent3" w:sz="4" w:space="0"/>
            <w:left w:val="single" w:color="2E4496" w:themeColor="accent3" w:sz="4" w:space="0"/>
            <w:bottom w:val="single" w:color="2E4496" w:themeColor="accent3" w:sz="4" w:space="0"/>
            <w:right w:val="single" w:color="2E4496" w:themeColor="accent3" w:sz="4" w:space="0"/>
            <w:insideH w:val="none" w:color="auto" w:sz="0" w:space="0"/>
            <w:insideV w:val="none" w:color="auto" w:sz="0" w:space="0"/>
          </w:tblBorders>
          <w:tblCellMar>
            <w:top w:w="0" w:type="dxa"/>
            <w:left w:w="108" w:type="dxa"/>
            <w:bottom w:w="0" w:type="dxa"/>
            <w:right w:w="108" w:type="dxa"/>
          </w:tblCellMar>
        </w:tblPrEx>
        <w:trPr>
          <w:trHeight w:val="501" w:hRule="atLeast"/>
        </w:trPr>
        <w:tc>
          <w:tcPr>
            <w:tcW w:w="2689" w:type="dxa"/>
            <w:tcBorders>
              <w:bottom w:val="nil"/>
              <w:right w:val="nil"/>
            </w:tcBorders>
            <w:shd w:val="clear" w:color="auto" w:fill="2E4496" w:themeFill="accent3"/>
          </w:tcPr>
          <w:p>
            <w:pPr>
              <w:pStyle w:val="51"/>
              <w:rPr>
                <w:b w:val="0"/>
                <w:bCs w:val="0"/>
                <w:color w:val="F2F2F5" w:themeColor="background1"/>
                <w:lang w:val="en-US"/>
                <w14:textFill>
                  <w14:solidFill>
                    <w14:schemeClr w14:val="bg1"/>
                  </w14:solidFill>
                </w14:textFill>
              </w:rPr>
            </w:pPr>
            <w:r>
              <w:rPr>
                <w:b/>
                <w:bCs/>
                <w:color w:val="F2F2F5" w:themeColor="background1"/>
                <w:lang w:val="en-US"/>
                <w14:textFill>
                  <w14:solidFill>
                    <w14:schemeClr w14:val="bg1"/>
                  </w14:solidFill>
                </w14:textFill>
              </w:rPr>
              <w:t>Fields</w:t>
            </w:r>
          </w:p>
        </w:tc>
        <w:tc>
          <w:tcPr>
            <w:tcW w:w="6378" w:type="dxa"/>
            <w:shd w:val="clear" w:color="auto" w:fill="2E4496" w:themeFill="accent3"/>
          </w:tcPr>
          <w:p>
            <w:pPr>
              <w:pStyle w:val="51"/>
              <w:rPr>
                <w:b/>
                <w:bCs w:val="0"/>
                <w:color w:val="F2F2F5" w:themeColor="background1"/>
                <w:lang w:val="en-US"/>
                <w14:textFill>
                  <w14:solidFill>
                    <w14:schemeClr w14:val="bg1"/>
                  </w14:solidFill>
                </w14:textFill>
              </w:rPr>
            </w:pPr>
            <w:r>
              <w:rPr>
                <w:b/>
                <w:bCs/>
                <w:color w:val="F2F2F5" w:themeColor="background1"/>
                <w:lang w:val="en-GB"/>
                <w14:textFill>
                  <w14:solidFill>
                    <w14:schemeClr w14:val="bg1"/>
                  </w14:solidFill>
                </w14:textFill>
              </w:rPr>
              <w:t>Description</w:t>
            </w:r>
            <w:r>
              <w:rPr>
                <w:b/>
                <w:bCs/>
                <w:color w:val="F2F2F5" w:themeColor="background1"/>
                <w:lang w:val="en-US"/>
                <w14:textFill>
                  <w14:solidFill>
                    <w14:schemeClr w14:val="bg1"/>
                  </w14:solidFill>
                </w14:textFill>
              </w:rPr>
              <w:t>s</w:t>
            </w:r>
          </w:p>
        </w:tc>
      </w:tr>
      <w:tr>
        <w:tblPrEx>
          <w:tblBorders>
            <w:top w:val="single" w:color="2E4496" w:themeColor="accent3" w:sz="4" w:space="0"/>
            <w:left w:val="single" w:color="2E4496" w:themeColor="accent3" w:sz="4" w:space="0"/>
            <w:bottom w:val="single" w:color="2E4496" w:themeColor="accent3" w:sz="4" w:space="0"/>
            <w:right w:val="single" w:color="2E4496" w:themeColor="accent3" w:sz="4" w:space="0"/>
            <w:insideH w:val="none" w:color="auto" w:sz="0" w:space="0"/>
            <w:insideV w:val="none" w:color="auto" w:sz="0" w:space="0"/>
          </w:tblBorders>
          <w:tblCellMar>
            <w:top w:w="0" w:type="dxa"/>
            <w:left w:w="108" w:type="dxa"/>
            <w:bottom w:w="0" w:type="dxa"/>
            <w:right w:w="108" w:type="dxa"/>
          </w:tblCellMar>
        </w:tblPrEx>
        <w:trPr>
          <w:trHeight w:val="501" w:hRule="atLeast"/>
        </w:trPr>
        <w:tc>
          <w:tcPr>
            <w:tcW w:w="2689" w:type="dxa"/>
            <w:tcBorders>
              <w:top w:val="single" w:color="2E4496" w:themeColor="accent3" w:sz="4" w:space="0"/>
              <w:bottom w:val="single" w:color="2E4496" w:themeColor="accent3" w:sz="4" w:space="0"/>
              <w:right w:val="nil"/>
              <w:insideV w:val="nil"/>
            </w:tcBorders>
            <w:shd w:val="clear" w:color="auto" w:fill="F2F2F5" w:themeFill="background1"/>
          </w:tcPr>
          <w:p>
            <w:pPr>
              <w:pStyle w:val="51"/>
              <w:rPr>
                <w:b w:val="0"/>
                <w:bCs w:val="0"/>
              </w:rPr>
            </w:pPr>
            <w:r>
              <w:rPr>
                <w:b/>
                <w:bCs/>
              </w:rPr>
              <w:t>Purpose of the travel</w:t>
            </w:r>
          </w:p>
        </w:tc>
        <w:tc>
          <w:tcPr>
            <w:tcW w:w="6378" w:type="dxa"/>
            <w:tcBorders>
              <w:top w:val="single" w:color="2E4496" w:themeColor="accent3" w:sz="4" w:space="0"/>
              <w:bottom w:val="single" w:color="2E4496" w:themeColor="accent3" w:sz="4" w:space="0"/>
            </w:tcBorders>
          </w:tcPr>
          <w:p>
            <w:pPr>
              <w:pStyle w:val="51"/>
            </w:pPr>
            <w:r>
              <w:t>Travel purpose to be selected here. The options are Business, Short term, Long term and Relocation</w:t>
            </w:r>
          </w:p>
        </w:tc>
      </w:tr>
      <w:tr>
        <w:tblPrEx>
          <w:tblBorders>
            <w:top w:val="single" w:color="2E4496" w:themeColor="accent3" w:sz="4" w:space="0"/>
            <w:left w:val="single" w:color="2E4496" w:themeColor="accent3" w:sz="4" w:space="0"/>
            <w:bottom w:val="single" w:color="2E4496" w:themeColor="accent3" w:sz="4" w:space="0"/>
            <w:right w:val="single" w:color="2E4496" w:themeColor="accent3" w:sz="4" w:space="0"/>
            <w:insideH w:val="none" w:color="auto" w:sz="0" w:space="0"/>
            <w:insideV w:val="none" w:color="auto" w:sz="0" w:space="0"/>
          </w:tblBorders>
          <w:tblCellMar>
            <w:top w:w="0" w:type="dxa"/>
            <w:left w:w="108" w:type="dxa"/>
            <w:bottom w:w="0" w:type="dxa"/>
            <w:right w:w="108" w:type="dxa"/>
          </w:tblCellMar>
        </w:tblPrEx>
        <w:trPr>
          <w:trHeight w:val="501" w:hRule="atLeast"/>
        </w:trPr>
        <w:tc>
          <w:tcPr>
            <w:tcW w:w="2689" w:type="dxa"/>
            <w:tcBorders>
              <w:right w:val="nil"/>
              <w:insideV w:val="nil"/>
            </w:tcBorders>
            <w:shd w:val="clear" w:color="auto" w:fill="F2F2F5" w:themeFill="background1"/>
          </w:tcPr>
          <w:p>
            <w:pPr>
              <w:pStyle w:val="51"/>
              <w:rPr>
                <w:b w:val="0"/>
                <w:bCs w:val="0"/>
                <w:lang w:val="en-GB"/>
              </w:rPr>
            </w:pPr>
            <w:r>
              <w:rPr>
                <w:b/>
                <w:bCs/>
              </w:rPr>
              <w:t>Department</w:t>
            </w:r>
          </w:p>
        </w:tc>
        <w:tc>
          <w:tcPr>
            <w:tcW w:w="6378" w:type="dxa"/>
          </w:tcPr>
          <w:p>
            <w:pPr>
              <w:pStyle w:val="51"/>
            </w:pPr>
            <w:r>
              <w:t>The user must select the appropriate department for which he/she is travelling.</w:t>
            </w:r>
            <w:r>
              <w:rPr>
                <w:lang w:val="en-US"/>
              </w:rPr>
              <w:t xml:space="preserve"> (The user department is auto-loaded by default)</w:t>
            </w:r>
          </w:p>
        </w:tc>
      </w:tr>
      <w:tr>
        <w:tblPrEx>
          <w:tblBorders>
            <w:top w:val="single" w:color="2E4496" w:themeColor="accent3" w:sz="4" w:space="0"/>
            <w:left w:val="single" w:color="2E4496" w:themeColor="accent3" w:sz="4" w:space="0"/>
            <w:bottom w:val="single" w:color="2E4496" w:themeColor="accent3" w:sz="4" w:space="0"/>
            <w:right w:val="single" w:color="2E4496" w:themeColor="accent3" w:sz="4" w:space="0"/>
            <w:insideH w:val="none" w:color="auto" w:sz="0" w:space="0"/>
            <w:insideV w:val="none" w:color="auto" w:sz="0" w:space="0"/>
          </w:tblBorders>
          <w:tblCellMar>
            <w:top w:w="0" w:type="dxa"/>
            <w:left w:w="108" w:type="dxa"/>
            <w:bottom w:w="0" w:type="dxa"/>
            <w:right w:w="108" w:type="dxa"/>
          </w:tblCellMar>
        </w:tblPrEx>
        <w:trPr>
          <w:trHeight w:val="501" w:hRule="atLeast"/>
        </w:trPr>
        <w:tc>
          <w:tcPr>
            <w:tcW w:w="2689" w:type="dxa"/>
            <w:tcBorders>
              <w:top w:val="single" w:color="2E4496" w:themeColor="accent3" w:sz="4" w:space="0"/>
              <w:bottom w:val="single" w:color="2E4496" w:themeColor="accent3" w:sz="4" w:space="0"/>
              <w:right w:val="nil"/>
              <w:insideV w:val="nil"/>
            </w:tcBorders>
            <w:shd w:val="clear" w:color="auto" w:fill="F2F2F5" w:themeFill="background1"/>
          </w:tcPr>
          <w:p>
            <w:pPr>
              <w:pStyle w:val="51"/>
              <w:rPr>
                <w:b w:val="0"/>
                <w:bCs w:val="0"/>
              </w:rPr>
            </w:pPr>
            <w:r>
              <w:rPr>
                <w:b/>
                <w:bCs/>
              </w:rPr>
              <w:t>Customer name</w:t>
            </w:r>
          </w:p>
        </w:tc>
        <w:tc>
          <w:tcPr>
            <w:tcW w:w="6378" w:type="dxa"/>
            <w:tcBorders>
              <w:top w:val="single" w:color="2E4496" w:themeColor="accent3" w:sz="4" w:space="0"/>
              <w:bottom w:val="single" w:color="2E4496" w:themeColor="accent3" w:sz="4" w:space="0"/>
            </w:tcBorders>
          </w:tcPr>
          <w:p>
            <w:pPr>
              <w:pStyle w:val="51"/>
            </w:pPr>
            <w:r>
              <w:t xml:space="preserve">The customers’ list gets auto populated </w:t>
            </w:r>
            <w:r>
              <w:rPr>
                <w:lang w:val="en-US"/>
              </w:rPr>
              <w:t>based on</w:t>
            </w:r>
            <w:r>
              <w:t xml:space="preserve"> chosen department. The requester has to select the appropriate customer name for which the request travel is indented. The requestor can select New customer, Sales,      Functional, Marketing and Management if they are traveling for these</w:t>
            </w:r>
            <w:r>
              <w:rPr>
                <w:lang w:val="en-US"/>
              </w:rPr>
              <w:t xml:space="preserve"> </w:t>
            </w:r>
            <w:r>
              <w:t>purposes.</w:t>
            </w:r>
          </w:p>
        </w:tc>
      </w:tr>
      <w:tr>
        <w:tblPrEx>
          <w:tblBorders>
            <w:top w:val="single" w:color="2E4496" w:themeColor="accent3" w:sz="4" w:space="0"/>
            <w:left w:val="single" w:color="2E4496" w:themeColor="accent3" w:sz="4" w:space="0"/>
            <w:bottom w:val="single" w:color="2E4496" w:themeColor="accent3" w:sz="4" w:space="0"/>
            <w:right w:val="single" w:color="2E4496" w:themeColor="accent3" w:sz="4" w:space="0"/>
            <w:insideH w:val="none" w:color="auto" w:sz="0" w:space="0"/>
            <w:insideV w:val="none" w:color="auto" w:sz="0" w:space="0"/>
          </w:tblBorders>
          <w:tblCellMar>
            <w:top w:w="0" w:type="dxa"/>
            <w:left w:w="108" w:type="dxa"/>
            <w:bottom w:w="0" w:type="dxa"/>
            <w:right w:w="108" w:type="dxa"/>
          </w:tblCellMar>
        </w:tblPrEx>
        <w:trPr>
          <w:trHeight w:val="501" w:hRule="atLeast"/>
        </w:trPr>
        <w:tc>
          <w:tcPr>
            <w:tcW w:w="2689" w:type="dxa"/>
            <w:tcBorders>
              <w:top w:val="single" w:color="2E4496" w:themeColor="accent3" w:sz="4" w:space="0"/>
              <w:bottom w:val="single" w:color="2E4496" w:themeColor="accent3" w:sz="4" w:space="0"/>
              <w:right w:val="nil"/>
              <w:insideV w:val="nil"/>
            </w:tcBorders>
            <w:shd w:val="clear" w:color="auto" w:fill="F2F2F5" w:themeFill="background1"/>
          </w:tcPr>
          <w:p>
            <w:pPr>
              <w:pStyle w:val="51"/>
              <w:rPr>
                <w:b w:val="0"/>
                <w:bCs w:val="0"/>
              </w:rPr>
            </w:pPr>
            <w:r>
              <w:rPr>
                <w:b/>
                <w:bCs/>
              </w:rPr>
              <w:t>Project name</w:t>
            </w:r>
          </w:p>
        </w:tc>
        <w:tc>
          <w:tcPr>
            <w:tcW w:w="6378" w:type="dxa"/>
            <w:tcBorders>
              <w:top w:val="single" w:color="2E4496" w:themeColor="accent3" w:sz="4" w:space="0"/>
              <w:bottom w:val="single" w:color="2E4496" w:themeColor="accent3" w:sz="4" w:space="0"/>
            </w:tcBorders>
          </w:tcPr>
          <w:p>
            <w:pPr>
              <w:pStyle w:val="51"/>
            </w:pPr>
            <w:r>
              <w:t>The requestor must provide the project name for which they are travelling. Project name is mandated only for delivery customer travels.</w:t>
            </w:r>
            <w:r>
              <w:rPr>
                <w:lang w:val="en-US"/>
              </w:rPr>
              <w:t xml:space="preserve"> </w:t>
            </w:r>
          </w:p>
        </w:tc>
      </w:tr>
      <w:tr>
        <w:tblPrEx>
          <w:tblBorders>
            <w:top w:val="single" w:color="2E4496" w:themeColor="accent3" w:sz="4" w:space="0"/>
            <w:left w:val="single" w:color="2E4496" w:themeColor="accent3" w:sz="4" w:space="0"/>
            <w:bottom w:val="single" w:color="2E4496" w:themeColor="accent3" w:sz="4" w:space="0"/>
            <w:right w:val="single" w:color="2E4496" w:themeColor="accent3" w:sz="4" w:space="0"/>
            <w:insideH w:val="none" w:color="auto" w:sz="0" w:space="0"/>
            <w:insideV w:val="none" w:color="auto" w:sz="0" w:space="0"/>
          </w:tblBorders>
          <w:tblCellMar>
            <w:top w:w="0" w:type="dxa"/>
            <w:left w:w="108" w:type="dxa"/>
            <w:bottom w:w="0" w:type="dxa"/>
            <w:right w:w="108" w:type="dxa"/>
          </w:tblCellMar>
        </w:tblPrEx>
        <w:trPr>
          <w:trHeight w:val="501" w:hRule="atLeast"/>
        </w:trPr>
        <w:tc>
          <w:tcPr>
            <w:tcW w:w="2689" w:type="dxa"/>
            <w:tcBorders>
              <w:top w:val="single" w:color="2E4496" w:themeColor="accent3" w:sz="4" w:space="0"/>
              <w:bottom w:val="single" w:color="2E4496" w:themeColor="accent3" w:sz="4" w:space="0"/>
              <w:right w:val="nil"/>
              <w:insideV w:val="nil"/>
            </w:tcBorders>
            <w:shd w:val="clear" w:color="auto" w:fill="F2F2F5" w:themeFill="background1"/>
          </w:tcPr>
          <w:p>
            <w:pPr>
              <w:pStyle w:val="51"/>
              <w:rPr>
                <w:b w:val="0"/>
                <w:bCs w:val="0"/>
              </w:rPr>
            </w:pPr>
            <w:r>
              <w:rPr>
                <w:b/>
                <w:bCs/>
              </w:rPr>
              <w:t>Travel type</w:t>
            </w:r>
          </w:p>
        </w:tc>
        <w:tc>
          <w:tcPr>
            <w:tcW w:w="6378" w:type="dxa"/>
            <w:tcBorders>
              <w:top w:val="single" w:color="2E4496" w:themeColor="accent3" w:sz="4" w:space="0"/>
              <w:bottom w:val="single" w:color="2E4496" w:themeColor="accent3" w:sz="4" w:space="0"/>
            </w:tcBorders>
          </w:tcPr>
          <w:p>
            <w:pPr>
              <w:pStyle w:val="51"/>
            </w:pPr>
            <w:r>
              <w:t>The 3 types of travel are - One way, Return and Multiple routes.</w:t>
            </w:r>
          </w:p>
          <w:p>
            <w:pPr>
              <w:pStyle w:val="51"/>
            </w:pPr>
            <w:r>
              <w:t>The requestor can add multiple travel</w:t>
            </w:r>
            <w:r>
              <w:rPr>
                <w:lang w:val="en-US"/>
              </w:rPr>
              <w:t xml:space="preserve"> </w:t>
            </w:r>
            <w:r>
              <w:t>routes by choosing ‘Multiple route’.</w:t>
            </w:r>
          </w:p>
        </w:tc>
      </w:tr>
      <w:tr>
        <w:tblPrEx>
          <w:tblBorders>
            <w:top w:val="single" w:color="2E4496" w:themeColor="accent3" w:sz="4" w:space="0"/>
            <w:left w:val="single" w:color="2E4496" w:themeColor="accent3" w:sz="4" w:space="0"/>
            <w:bottom w:val="single" w:color="2E4496" w:themeColor="accent3" w:sz="4" w:space="0"/>
            <w:right w:val="single" w:color="2E4496" w:themeColor="accent3" w:sz="4" w:space="0"/>
            <w:insideH w:val="none" w:color="auto" w:sz="0" w:space="0"/>
            <w:insideV w:val="none" w:color="auto" w:sz="0" w:space="0"/>
          </w:tblBorders>
          <w:tblCellMar>
            <w:top w:w="0" w:type="dxa"/>
            <w:left w:w="108" w:type="dxa"/>
            <w:bottom w:w="0" w:type="dxa"/>
            <w:right w:w="108" w:type="dxa"/>
          </w:tblCellMar>
        </w:tblPrEx>
        <w:trPr>
          <w:trHeight w:val="501" w:hRule="atLeast"/>
        </w:trPr>
        <w:tc>
          <w:tcPr>
            <w:tcW w:w="2689" w:type="dxa"/>
            <w:tcBorders>
              <w:top w:val="single" w:color="2E4496" w:themeColor="accent3" w:sz="4" w:space="0"/>
              <w:bottom w:val="single" w:color="2E4496" w:themeColor="accent3" w:sz="4" w:space="0"/>
              <w:right w:val="nil"/>
              <w:insideV w:val="nil"/>
            </w:tcBorders>
            <w:shd w:val="clear" w:color="auto" w:fill="F2F2F5" w:themeFill="background1"/>
          </w:tcPr>
          <w:p>
            <w:pPr>
              <w:pStyle w:val="51"/>
              <w:rPr>
                <w:b w:val="0"/>
                <w:bCs w:val="0"/>
              </w:rPr>
            </w:pPr>
            <w:r>
              <w:rPr>
                <w:b/>
                <w:bCs/>
                <w:lang w:val="en-US"/>
              </w:rPr>
              <w:t>Request for</w:t>
            </w:r>
          </w:p>
        </w:tc>
        <w:tc>
          <w:tcPr>
            <w:tcW w:w="6378" w:type="dxa"/>
            <w:tcBorders>
              <w:top w:val="single" w:color="2E4496" w:themeColor="accent3" w:sz="4" w:space="0"/>
              <w:bottom w:val="single" w:color="2E4496" w:themeColor="accent3" w:sz="4" w:space="0"/>
            </w:tcBorders>
          </w:tcPr>
          <w:p>
            <w:pPr>
              <w:pStyle w:val="51"/>
            </w:pPr>
            <w:r>
              <w:rPr>
                <w:lang w:val="en-US"/>
              </w:rPr>
              <w:t xml:space="preserve">Self </w:t>
            </w:r>
            <w:r>
              <w:t xml:space="preserve">– </w:t>
            </w:r>
            <w:r>
              <w:rPr>
                <w:lang w:val="en-US"/>
              </w:rPr>
              <w:t>If the travel request is for self, then the requestor has to choose ‘Self’</w:t>
            </w:r>
          </w:p>
          <w:p>
            <w:pPr>
              <w:pStyle w:val="51"/>
            </w:pPr>
            <w:r>
              <w:rPr>
                <w:lang w:val="en-US"/>
              </w:rPr>
              <w:t xml:space="preserve">New Joinee </w:t>
            </w:r>
            <w:r>
              <w:t xml:space="preserve">–  </w:t>
            </w:r>
            <w:r>
              <w:rPr>
                <w:lang w:val="en-US"/>
              </w:rPr>
              <w:t>If the travel request is for a new Aspirian, then the requestor has to choose ‘New Joinee’.</w:t>
            </w:r>
          </w:p>
          <w:p>
            <w:pPr>
              <w:pStyle w:val="51"/>
              <w:rPr>
                <w:lang w:val="en-US"/>
              </w:rPr>
            </w:pPr>
            <w:r>
              <w:rPr>
                <w:lang w:val="en-US"/>
              </w:rPr>
              <w:t xml:space="preserve">Customer </w:t>
            </w:r>
            <w:r>
              <w:t xml:space="preserve">– </w:t>
            </w:r>
            <w:r>
              <w:rPr>
                <w:lang w:val="en-US"/>
              </w:rPr>
              <w:t>If the travel request is for customers, then the requestor has to choose ‘Customer’.</w:t>
            </w:r>
          </w:p>
          <w:p>
            <w:pPr>
              <w:pStyle w:val="51"/>
            </w:pPr>
            <w:r>
              <w:rPr>
                <w:lang w:val="en-US"/>
              </w:rPr>
              <w:t xml:space="preserve">Raising for Family </w:t>
            </w:r>
            <w:r>
              <w:t>–</w:t>
            </w:r>
            <w:r>
              <w:rPr>
                <w:lang w:val="en-US"/>
              </w:rPr>
              <w:t xml:space="preserve"> If the request is for the requestor and their family, then the requestor has to choose ‘Raising for Family’</w:t>
            </w:r>
          </w:p>
        </w:tc>
      </w:tr>
      <w:tr>
        <w:tblPrEx>
          <w:tblBorders>
            <w:top w:val="single" w:color="2E4496" w:themeColor="accent3" w:sz="4" w:space="0"/>
            <w:left w:val="single" w:color="2E4496" w:themeColor="accent3" w:sz="4" w:space="0"/>
            <w:bottom w:val="single" w:color="2E4496" w:themeColor="accent3" w:sz="4" w:space="0"/>
            <w:right w:val="single" w:color="2E4496" w:themeColor="accent3" w:sz="4" w:space="0"/>
            <w:insideH w:val="none" w:color="auto" w:sz="0" w:space="0"/>
            <w:insideV w:val="none" w:color="auto" w:sz="0" w:space="0"/>
          </w:tblBorders>
          <w:tblCellMar>
            <w:top w:w="0" w:type="dxa"/>
            <w:left w:w="108" w:type="dxa"/>
            <w:bottom w:w="0" w:type="dxa"/>
            <w:right w:w="108" w:type="dxa"/>
          </w:tblCellMar>
        </w:tblPrEx>
        <w:trPr>
          <w:trHeight w:val="501" w:hRule="atLeast"/>
        </w:trPr>
        <w:tc>
          <w:tcPr>
            <w:tcW w:w="2689" w:type="dxa"/>
            <w:tcBorders>
              <w:top w:val="single" w:color="2E4496" w:themeColor="accent3" w:sz="4" w:space="0"/>
              <w:bottom w:val="single" w:color="2E4496" w:themeColor="accent3" w:sz="4" w:space="0"/>
              <w:right w:val="nil"/>
              <w:insideV w:val="nil"/>
            </w:tcBorders>
            <w:shd w:val="clear" w:color="auto" w:fill="F2F2F5" w:themeFill="background1"/>
          </w:tcPr>
          <w:p>
            <w:pPr>
              <w:pStyle w:val="51"/>
              <w:rPr>
                <w:b w:val="0"/>
                <w:bCs w:val="0"/>
              </w:rPr>
            </w:pPr>
            <w:r>
              <w:rPr>
                <w:b/>
                <w:bCs/>
                <w:lang w:val="en-US"/>
              </w:rPr>
              <w:t>Departure City</w:t>
            </w:r>
          </w:p>
        </w:tc>
        <w:tc>
          <w:tcPr>
            <w:tcW w:w="6378" w:type="dxa"/>
            <w:tcBorders>
              <w:top w:val="single" w:color="2E4496" w:themeColor="accent3" w:sz="4" w:space="0"/>
              <w:bottom w:val="single" w:color="2E4496" w:themeColor="accent3" w:sz="4" w:space="0"/>
            </w:tcBorders>
          </w:tcPr>
          <w:p>
            <w:pPr>
              <w:pStyle w:val="51"/>
            </w:pPr>
            <w:r>
              <w:rPr>
                <w:lang w:val="en-US"/>
              </w:rPr>
              <w:t>Departure city to be entered here</w:t>
            </w:r>
          </w:p>
        </w:tc>
      </w:tr>
      <w:tr>
        <w:tblPrEx>
          <w:tblBorders>
            <w:top w:val="single" w:color="2E4496" w:themeColor="accent3" w:sz="4" w:space="0"/>
            <w:left w:val="single" w:color="2E4496" w:themeColor="accent3" w:sz="4" w:space="0"/>
            <w:bottom w:val="single" w:color="2E4496" w:themeColor="accent3" w:sz="4" w:space="0"/>
            <w:right w:val="single" w:color="2E4496" w:themeColor="accent3" w:sz="4" w:space="0"/>
            <w:insideH w:val="none" w:color="auto" w:sz="0" w:space="0"/>
            <w:insideV w:val="none" w:color="auto" w:sz="0" w:space="0"/>
          </w:tblBorders>
          <w:tblCellMar>
            <w:top w:w="0" w:type="dxa"/>
            <w:left w:w="108" w:type="dxa"/>
            <w:bottom w:w="0" w:type="dxa"/>
            <w:right w:w="108" w:type="dxa"/>
          </w:tblCellMar>
        </w:tblPrEx>
        <w:trPr>
          <w:trHeight w:val="501" w:hRule="atLeast"/>
        </w:trPr>
        <w:tc>
          <w:tcPr>
            <w:tcW w:w="2689" w:type="dxa"/>
            <w:tcBorders>
              <w:top w:val="single" w:color="2E4496" w:themeColor="accent3" w:sz="4" w:space="0"/>
              <w:bottom w:val="single" w:color="2E4496" w:themeColor="accent3" w:sz="4" w:space="0"/>
              <w:right w:val="nil"/>
              <w:insideV w:val="nil"/>
            </w:tcBorders>
            <w:shd w:val="clear" w:color="auto" w:fill="F2F2F5" w:themeFill="background1"/>
          </w:tcPr>
          <w:p>
            <w:pPr>
              <w:pStyle w:val="51"/>
              <w:rPr>
                <w:b w:val="0"/>
                <w:bCs w:val="0"/>
              </w:rPr>
            </w:pPr>
            <w:r>
              <w:rPr>
                <w:b/>
                <w:bCs/>
                <w:lang w:val="en-US"/>
              </w:rPr>
              <w:t>Arrival City</w:t>
            </w:r>
          </w:p>
        </w:tc>
        <w:tc>
          <w:tcPr>
            <w:tcW w:w="6378" w:type="dxa"/>
            <w:tcBorders>
              <w:top w:val="single" w:color="2E4496" w:themeColor="accent3" w:sz="4" w:space="0"/>
              <w:bottom w:val="single" w:color="2E4496" w:themeColor="accent3" w:sz="4" w:space="0"/>
            </w:tcBorders>
          </w:tcPr>
          <w:p>
            <w:pPr>
              <w:pStyle w:val="51"/>
            </w:pPr>
            <w:r>
              <w:rPr>
                <w:lang w:val="en-US"/>
              </w:rPr>
              <w:t>Arrival city to be entered here</w:t>
            </w:r>
          </w:p>
        </w:tc>
      </w:tr>
      <w:tr>
        <w:tblPrEx>
          <w:tblBorders>
            <w:top w:val="single" w:color="2E4496" w:themeColor="accent3" w:sz="4" w:space="0"/>
            <w:left w:val="single" w:color="2E4496" w:themeColor="accent3" w:sz="4" w:space="0"/>
            <w:bottom w:val="single" w:color="2E4496" w:themeColor="accent3" w:sz="4" w:space="0"/>
            <w:right w:val="single" w:color="2E4496" w:themeColor="accent3" w:sz="4" w:space="0"/>
            <w:insideH w:val="none" w:color="auto" w:sz="0" w:space="0"/>
            <w:insideV w:val="none" w:color="auto" w:sz="0" w:space="0"/>
          </w:tblBorders>
          <w:tblCellMar>
            <w:top w:w="0" w:type="dxa"/>
            <w:left w:w="108" w:type="dxa"/>
            <w:bottom w:w="0" w:type="dxa"/>
            <w:right w:w="108" w:type="dxa"/>
          </w:tblCellMar>
        </w:tblPrEx>
        <w:trPr>
          <w:trHeight w:val="501" w:hRule="atLeast"/>
        </w:trPr>
        <w:tc>
          <w:tcPr>
            <w:tcW w:w="2689" w:type="dxa"/>
            <w:tcBorders>
              <w:top w:val="single" w:color="2E4496" w:themeColor="accent3" w:sz="4" w:space="0"/>
              <w:bottom w:val="single" w:color="2E4496" w:themeColor="accent3" w:sz="4" w:space="0"/>
              <w:right w:val="nil"/>
              <w:insideV w:val="nil"/>
            </w:tcBorders>
            <w:shd w:val="clear" w:color="auto" w:fill="F2F2F5" w:themeFill="background1"/>
          </w:tcPr>
          <w:p>
            <w:pPr>
              <w:pStyle w:val="51"/>
              <w:rPr>
                <w:b w:val="0"/>
                <w:bCs w:val="0"/>
              </w:rPr>
            </w:pPr>
            <w:r>
              <w:rPr>
                <w:b/>
                <w:bCs/>
                <w:lang w:val="en-US"/>
              </w:rPr>
              <w:t>Travel dates</w:t>
            </w:r>
          </w:p>
        </w:tc>
        <w:tc>
          <w:tcPr>
            <w:tcW w:w="6378" w:type="dxa"/>
            <w:tcBorders>
              <w:top w:val="single" w:color="2E4496" w:themeColor="accent3" w:sz="4" w:space="0"/>
              <w:bottom w:val="single" w:color="2E4496" w:themeColor="accent3" w:sz="4" w:space="0"/>
            </w:tcBorders>
          </w:tcPr>
          <w:p>
            <w:pPr>
              <w:pStyle w:val="51"/>
            </w:pPr>
            <w:r>
              <w:rPr>
                <w:lang w:val="en-US"/>
              </w:rPr>
              <w:t>Travel start and end date to be selected here</w:t>
            </w:r>
          </w:p>
        </w:tc>
      </w:tr>
      <w:tr>
        <w:tblPrEx>
          <w:tblBorders>
            <w:top w:val="single" w:color="2E4496" w:themeColor="accent3" w:sz="4" w:space="0"/>
            <w:left w:val="single" w:color="2E4496" w:themeColor="accent3" w:sz="4" w:space="0"/>
            <w:bottom w:val="single" w:color="2E4496" w:themeColor="accent3" w:sz="4" w:space="0"/>
            <w:right w:val="single" w:color="2E4496" w:themeColor="accent3" w:sz="4" w:space="0"/>
            <w:insideH w:val="none" w:color="auto" w:sz="0" w:space="0"/>
            <w:insideV w:val="none" w:color="auto" w:sz="0" w:space="0"/>
          </w:tblBorders>
          <w:tblCellMar>
            <w:top w:w="0" w:type="dxa"/>
            <w:left w:w="108" w:type="dxa"/>
            <w:bottom w:w="0" w:type="dxa"/>
            <w:right w:w="108" w:type="dxa"/>
          </w:tblCellMar>
        </w:tblPrEx>
        <w:trPr>
          <w:trHeight w:val="501" w:hRule="atLeast"/>
        </w:trPr>
        <w:tc>
          <w:tcPr>
            <w:tcW w:w="2689" w:type="dxa"/>
            <w:tcBorders>
              <w:top w:val="single" w:color="2E4496" w:themeColor="accent3" w:sz="4" w:space="0"/>
              <w:bottom w:val="single" w:color="2E4496" w:themeColor="accent3" w:sz="4" w:space="0"/>
              <w:right w:val="nil"/>
              <w:insideV w:val="nil"/>
            </w:tcBorders>
            <w:shd w:val="clear" w:color="auto" w:fill="F2F2F5" w:themeFill="background1"/>
          </w:tcPr>
          <w:p>
            <w:pPr>
              <w:pStyle w:val="51"/>
              <w:rPr>
                <w:b w:val="0"/>
                <w:bCs w:val="0"/>
              </w:rPr>
            </w:pPr>
            <w:r>
              <w:rPr>
                <w:b/>
                <w:bCs/>
                <w:lang w:val="en-US"/>
              </w:rPr>
              <w:t>Ticket required</w:t>
            </w:r>
          </w:p>
        </w:tc>
        <w:tc>
          <w:tcPr>
            <w:tcW w:w="6378" w:type="dxa"/>
            <w:tcBorders>
              <w:top w:val="single" w:color="2E4496" w:themeColor="accent3" w:sz="4" w:space="0"/>
              <w:bottom w:val="single" w:color="2E4496" w:themeColor="accent3" w:sz="4" w:space="0"/>
            </w:tcBorders>
          </w:tcPr>
          <w:p>
            <w:pPr>
              <w:pStyle w:val="51"/>
            </w:pPr>
            <w:r>
              <w:rPr>
                <w:lang w:val="en-US"/>
              </w:rPr>
              <w:t xml:space="preserve">Yes/No </w:t>
            </w:r>
            <w:r>
              <w:t>–</w:t>
            </w:r>
            <w:r>
              <w:rPr>
                <w:lang w:val="en-US"/>
              </w:rPr>
              <w:t xml:space="preserve"> Mandatory field</w:t>
            </w:r>
          </w:p>
        </w:tc>
      </w:tr>
      <w:tr>
        <w:tblPrEx>
          <w:tblBorders>
            <w:top w:val="single" w:color="2E4496" w:themeColor="accent3" w:sz="4" w:space="0"/>
            <w:left w:val="single" w:color="2E4496" w:themeColor="accent3" w:sz="4" w:space="0"/>
            <w:bottom w:val="single" w:color="2E4496" w:themeColor="accent3" w:sz="4" w:space="0"/>
            <w:right w:val="single" w:color="2E4496" w:themeColor="accent3" w:sz="4" w:space="0"/>
            <w:insideH w:val="none" w:color="auto" w:sz="0" w:space="0"/>
            <w:insideV w:val="none" w:color="auto" w:sz="0" w:space="0"/>
          </w:tblBorders>
          <w:tblCellMar>
            <w:top w:w="0" w:type="dxa"/>
            <w:left w:w="108" w:type="dxa"/>
            <w:bottom w:w="0" w:type="dxa"/>
            <w:right w:w="108" w:type="dxa"/>
          </w:tblCellMar>
        </w:tblPrEx>
        <w:trPr>
          <w:trHeight w:val="501" w:hRule="atLeast"/>
        </w:trPr>
        <w:tc>
          <w:tcPr>
            <w:tcW w:w="2689" w:type="dxa"/>
            <w:tcBorders>
              <w:top w:val="single" w:color="2E4496" w:themeColor="accent3" w:sz="4" w:space="0"/>
              <w:bottom w:val="single" w:color="2E4496" w:themeColor="accent3" w:sz="4" w:space="0"/>
              <w:right w:val="nil"/>
              <w:insideV w:val="nil"/>
            </w:tcBorders>
            <w:shd w:val="clear" w:color="auto" w:fill="F2F2F5" w:themeFill="background1"/>
          </w:tcPr>
          <w:p>
            <w:pPr>
              <w:pStyle w:val="51"/>
              <w:rPr>
                <w:b w:val="0"/>
                <w:bCs w:val="0"/>
              </w:rPr>
            </w:pPr>
            <w:r>
              <w:rPr>
                <w:b/>
                <w:bCs/>
                <w:lang w:val="en-US"/>
              </w:rPr>
              <w:t>Family traveling</w:t>
            </w:r>
          </w:p>
        </w:tc>
        <w:tc>
          <w:tcPr>
            <w:tcW w:w="6378" w:type="dxa"/>
            <w:tcBorders>
              <w:top w:val="single" w:color="2E4496" w:themeColor="accent3" w:sz="4" w:space="0"/>
              <w:bottom w:val="single" w:color="2E4496" w:themeColor="accent3" w:sz="4" w:space="0"/>
            </w:tcBorders>
          </w:tcPr>
          <w:p>
            <w:pPr>
              <w:pStyle w:val="51"/>
            </w:pPr>
            <w:r>
              <w:rPr>
                <w:lang w:val="en-US"/>
              </w:rPr>
              <w:t xml:space="preserve">Yes/No </w:t>
            </w:r>
            <w:r>
              <w:t>–</w:t>
            </w:r>
            <w:r>
              <w:rPr>
                <w:lang w:val="en-US"/>
              </w:rPr>
              <w:t xml:space="preserve"> Mandatory field</w:t>
            </w:r>
          </w:p>
        </w:tc>
      </w:tr>
      <w:tr>
        <w:tblPrEx>
          <w:tblBorders>
            <w:top w:val="single" w:color="2E4496" w:themeColor="accent3" w:sz="4" w:space="0"/>
            <w:left w:val="single" w:color="2E4496" w:themeColor="accent3" w:sz="4" w:space="0"/>
            <w:bottom w:val="single" w:color="2E4496" w:themeColor="accent3" w:sz="4" w:space="0"/>
            <w:right w:val="single" w:color="2E4496" w:themeColor="accent3" w:sz="4" w:space="0"/>
            <w:insideH w:val="none" w:color="auto" w:sz="0" w:space="0"/>
            <w:insideV w:val="none" w:color="auto" w:sz="0" w:space="0"/>
          </w:tblBorders>
          <w:tblCellMar>
            <w:top w:w="0" w:type="dxa"/>
            <w:left w:w="108" w:type="dxa"/>
            <w:bottom w:w="0" w:type="dxa"/>
            <w:right w:w="108" w:type="dxa"/>
          </w:tblCellMar>
        </w:tblPrEx>
        <w:trPr>
          <w:trHeight w:val="501" w:hRule="atLeast"/>
        </w:trPr>
        <w:tc>
          <w:tcPr>
            <w:tcW w:w="2689" w:type="dxa"/>
            <w:tcBorders>
              <w:top w:val="single" w:color="2E4496" w:themeColor="accent3" w:sz="4" w:space="0"/>
              <w:bottom w:val="single" w:color="2E4496" w:themeColor="accent3" w:sz="4" w:space="0"/>
              <w:right w:val="nil"/>
              <w:insideV w:val="nil"/>
            </w:tcBorders>
            <w:shd w:val="clear" w:color="auto" w:fill="F2F2F5" w:themeFill="background1"/>
          </w:tcPr>
          <w:p>
            <w:pPr>
              <w:pStyle w:val="51"/>
              <w:rPr>
                <w:b w:val="0"/>
                <w:bCs w:val="0"/>
              </w:rPr>
            </w:pPr>
            <w:r>
              <w:rPr>
                <w:b/>
                <w:bCs/>
                <w:lang w:val="en-US"/>
              </w:rPr>
              <w:t>Accomodation required</w:t>
            </w:r>
          </w:p>
        </w:tc>
        <w:tc>
          <w:tcPr>
            <w:tcW w:w="6378" w:type="dxa"/>
            <w:tcBorders>
              <w:top w:val="single" w:color="2E4496" w:themeColor="accent3" w:sz="4" w:space="0"/>
              <w:bottom w:val="single" w:color="2E4496" w:themeColor="accent3" w:sz="4" w:space="0"/>
            </w:tcBorders>
          </w:tcPr>
          <w:p>
            <w:pPr>
              <w:pStyle w:val="51"/>
            </w:pPr>
            <w:r>
              <w:t>Yes / No – Mandatory field</w:t>
            </w:r>
          </w:p>
        </w:tc>
      </w:tr>
      <w:tr>
        <w:tblPrEx>
          <w:tblBorders>
            <w:top w:val="single" w:color="2E4496" w:themeColor="accent3" w:sz="4" w:space="0"/>
            <w:left w:val="single" w:color="2E4496" w:themeColor="accent3" w:sz="4" w:space="0"/>
            <w:bottom w:val="single" w:color="2E4496" w:themeColor="accent3" w:sz="4" w:space="0"/>
            <w:right w:val="single" w:color="2E4496" w:themeColor="accent3" w:sz="4" w:space="0"/>
            <w:insideH w:val="none" w:color="auto" w:sz="0" w:space="0"/>
            <w:insideV w:val="none" w:color="auto" w:sz="0" w:space="0"/>
          </w:tblBorders>
          <w:tblCellMar>
            <w:top w:w="0" w:type="dxa"/>
            <w:left w:w="108" w:type="dxa"/>
            <w:bottom w:w="0" w:type="dxa"/>
            <w:right w:w="108" w:type="dxa"/>
          </w:tblCellMar>
        </w:tblPrEx>
        <w:trPr>
          <w:trHeight w:val="501" w:hRule="atLeast"/>
        </w:trPr>
        <w:tc>
          <w:tcPr>
            <w:tcW w:w="2689" w:type="dxa"/>
            <w:tcBorders>
              <w:top w:val="single" w:color="2E4496" w:themeColor="accent3" w:sz="4" w:space="0"/>
              <w:bottom w:val="single" w:color="2E4496" w:themeColor="accent3" w:sz="4" w:space="0"/>
              <w:right w:val="nil"/>
              <w:insideV w:val="nil"/>
            </w:tcBorders>
            <w:shd w:val="clear" w:color="auto" w:fill="F2F2F5" w:themeFill="background1"/>
          </w:tcPr>
          <w:p>
            <w:pPr>
              <w:pStyle w:val="51"/>
              <w:rPr>
                <w:b w:val="0"/>
                <w:bCs w:val="0"/>
              </w:rPr>
            </w:pPr>
            <w:r>
              <w:rPr>
                <w:b/>
                <w:bCs/>
                <w:lang w:val="en-US"/>
              </w:rPr>
              <w:t>Preferred address</w:t>
            </w:r>
          </w:p>
        </w:tc>
        <w:tc>
          <w:tcPr>
            <w:tcW w:w="6378" w:type="dxa"/>
            <w:tcBorders>
              <w:top w:val="single" w:color="2E4496" w:themeColor="accent3" w:sz="4" w:space="0"/>
              <w:bottom w:val="single" w:color="2E4496" w:themeColor="accent3" w:sz="4" w:space="0"/>
            </w:tcBorders>
          </w:tcPr>
          <w:p>
            <w:pPr>
              <w:pStyle w:val="51"/>
              <w:rPr>
                <w:lang w:val="en-US"/>
              </w:rPr>
            </w:pPr>
            <w:r>
              <w:rPr>
                <w:lang w:val="en-US"/>
              </w:rPr>
              <w:t xml:space="preserve">If accommodation is selected as ‘Yes’, then the requestor has to enter the preferred address details for accommodation. </w:t>
            </w:r>
          </w:p>
          <w:p>
            <w:pPr>
              <w:pStyle w:val="51"/>
            </w:pPr>
          </w:p>
        </w:tc>
      </w:tr>
      <w:tr>
        <w:tblPrEx>
          <w:tblBorders>
            <w:top w:val="single" w:color="2E4496" w:themeColor="accent3" w:sz="4" w:space="0"/>
            <w:left w:val="single" w:color="2E4496" w:themeColor="accent3" w:sz="4" w:space="0"/>
            <w:bottom w:val="single" w:color="2E4496" w:themeColor="accent3" w:sz="4" w:space="0"/>
            <w:right w:val="single" w:color="2E4496" w:themeColor="accent3" w:sz="4" w:space="0"/>
            <w:insideH w:val="none" w:color="auto" w:sz="0" w:space="0"/>
            <w:insideV w:val="none" w:color="auto" w:sz="0" w:space="0"/>
          </w:tblBorders>
          <w:tblCellMar>
            <w:top w:w="0" w:type="dxa"/>
            <w:left w:w="108" w:type="dxa"/>
            <w:bottom w:w="0" w:type="dxa"/>
            <w:right w:w="108" w:type="dxa"/>
          </w:tblCellMar>
        </w:tblPrEx>
        <w:trPr>
          <w:trHeight w:val="501" w:hRule="atLeast"/>
        </w:trPr>
        <w:tc>
          <w:tcPr>
            <w:tcW w:w="2689" w:type="dxa"/>
            <w:tcBorders>
              <w:top w:val="single" w:color="2E4496" w:themeColor="accent3" w:sz="4" w:space="0"/>
              <w:bottom w:val="single" w:color="2E4496" w:themeColor="accent3" w:sz="4" w:space="0"/>
              <w:right w:val="nil"/>
              <w:insideV w:val="nil"/>
            </w:tcBorders>
            <w:shd w:val="clear" w:color="auto" w:fill="F2F2F5" w:themeFill="background1"/>
          </w:tcPr>
          <w:p>
            <w:pPr>
              <w:pStyle w:val="51"/>
              <w:rPr>
                <w:b w:val="0"/>
                <w:bCs w:val="0"/>
                <w:lang w:val="en-US"/>
              </w:rPr>
            </w:pPr>
            <w:r>
              <w:rPr>
                <w:b/>
                <w:bCs/>
                <w:lang w:val="en-US" w:eastAsia="zh-CN"/>
              </w:rPr>
              <w:t>Working from</w:t>
            </w:r>
          </w:p>
          <w:p>
            <w:pPr>
              <w:pStyle w:val="51"/>
              <w:rPr>
                <w:b w:val="0"/>
                <w:bCs w:val="0"/>
              </w:rPr>
            </w:pPr>
          </w:p>
        </w:tc>
        <w:tc>
          <w:tcPr>
            <w:tcW w:w="6378" w:type="dxa"/>
            <w:tcBorders>
              <w:top w:val="single" w:color="2E4496" w:themeColor="accent3" w:sz="4" w:space="0"/>
              <w:bottom w:val="single" w:color="2E4496" w:themeColor="accent3" w:sz="4" w:space="0"/>
            </w:tcBorders>
          </w:tcPr>
          <w:p>
            <w:pPr>
              <w:pStyle w:val="51"/>
            </w:pPr>
            <w:r>
              <w:rPr>
                <w:lang w:val="en-US" w:eastAsia="zh-CN"/>
              </w:rPr>
              <w:t>Aspire office/Customer office/Other</w:t>
            </w:r>
          </w:p>
        </w:tc>
      </w:tr>
      <w:tr>
        <w:tblPrEx>
          <w:tblBorders>
            <w:top w:val="single" w:color="2E4496" w:themeColor="accent3" w:sz="4" w:space="0"/>
            <w:left w:val="single" w:color="2E4496" w:themeColor="accent3" w:sz="4" w:space="0"/>
            <w:bottom w:val="single" w:color="2E4496" w:themeColor="accent3" w:sz="4" w:space="0"/>
            <w:right w:val="single" w:color="2E4496" w:themeColor="accent3" w:sz="4" w:space="0"/>
            <w:insideH w:val="none" w:color="auto" w:sz="0" w:space="0"/>
            <w:insideV w:val="none" w:color="auto" w:sz="0" w:space="0"/>
          </w:tblBorders>
          <w:tblCellMar>
            <w:top w:w="0" w:type="dxa"/>
            <w:left w:w="108" w:type="dxa"/>
            <w:bottom w:w="0" w:type="dxa"/>
            <w:right w:w="108" w:type="dxa"/>
          </w:tblCellMar>
        </w:tblPrEx>
        <w:trPr>
          <w:trHeight w:val="501" w:hRule="atLeast"/>
        </w:trPr>
        <w:tc>
          <w:tcPr>
            <w:tcW w:w="2689" w:type="dxa"/>
            <w:tcBorders>
              <w:top w:val="single" w:color="2E4496" w:themeColor="accent3" w:sz="4" w:space="0"/>
              <w:bottom w:val="single" w:color="2E4496" w:themeColor="accent3" w:sz="4" w:space="0"/>
              <w:right w:val="nil"/>
              <w:insideV w:val="nil"/>
            </w:tcBorders>
            <w:shd w:val="clear" w:color="auto" w:fill="F2F2F5" w:themeFill="background1"/>
          </w:tcPr>
          <w:p>
            <w:pPr>
              <w:pStyle w:val="51"/>
              <w:rPr>
                <w:b w:val="0"/>
                <w:bCs w:val="0"/>
                <w:lang w:val="en-US" w:eastAsia="zh-CN"/>
              </w:rPr>
            </w:pPr>
            <w:r>
              <w:rPr>
                <w:b/>
                <w:bCs/>
                <w:lang w:val="en-US" w:eastAsia="zh-CN"/>
              </w:rPr>
              <w:t>Traveler address</w:t>
            </w:r>
          </w:p>
          <w:p>
            <w:pPr>
              <w:pStyle w:val="51"/>
              <w:rPr>
                <w:b w:val="0"/>
                <w:bCs w:val="0"/>
              </w:rPr>
            </w:pPr>
          </w:p>
        </w:tc>
        <w:tc>
          <w:tcPr>
            <w:tcW w:w="6378" w:type="dxa"/>
            <w:tcBorders>
              <w:top w:val="single" w:color="2E4496" w:themeColor="accent3" w:sz="4" w:space="0"/>
              <w:bottom w:val="single" w:color="2E4496" w:themeColor="accent3" w:sz="4" w:space="0"/>
            </w:tcBorders>
          </w:tcPr>
          <w:p>
            <w:pPr>
              <w:pStyle w:val="51"/>
            </w:pPr>
            <w:r>
              <w:rPr>
                <w:lang w:val="en-US"/>
              </w:rPr>
              <w:t>This field will be loaded by default from IDM. Also, it can be edited, if required.</w:t>
            </w:r>
          </w:p>
        </w:tc>
      </w:tr>
      <w:tr>
        <w:tblPrEx>
          <w:tblBorders>
            <w:top w:val="single" w:color="2E4496" w:themeColor="accent3" w:sz="4" w:space="0"/>
            <w:left w:val="single" w:color="2E4496" w:themeColor="accent3" w:sz="4" w:space="0"/>
            <w:bottom w:val="single" w:color="2E4496" w:themeColor="accent3" w:sz="4" w:space="0"/>
            <w:right w:val="single" w:color="2E4496" w:themeColor="accent3" w:sz="4" w:space="0"/>
            <w:insideH w:val="none" w:color="auto" w:sz="0" w:space="0"/>
            <w:insideV w:val="none" w:color="auto" w:sz="0" w:space="0"/>
          </w:tblBorders>
          <w:tblCellMar>
            <w:top w:w="0" w:type="dxa"/>
            <w:left w:w="108" w:type="dxa"/>
            <w:bottom w:w="0" w:type="dxa"/>
            <w:right w:w="108" w:type="dxa"/>
          </w:tblCellMar>
        </w:tblPrEx>
        <w:trPr>
          <w:trHeight w:val="501" w:hRule="atLeast"/>
        </w:trPr>
        <w:tc>
          <w:tcPr>
            <w:tcW w:w="2689" w:type="dxa"/>
            <w:tcBorders>
              <w:top w:val="single" w:color="2E4496" w:themeColor="accent3" w:sz="4" w:space="0"/>
              <w:bottom w:val="single" w:color="2E4496" w:themeColor="accent3" w:sz="4" w:space="0"/>
              <w:right w:val="nil"/>
              <w:insideV w:val="nil"/>
            </w:tcBorders>
            <w:shd w:val="clear" w:color="auto" w:fill="F2F2F5" w:themeFill="background1"/>
          </w:tcPr>
          <w:p>
            <w:pPr>
              <w:pStyle w:val="51"/>
              <w:rPr>
                <w:b w:val="0"/>
                <w:bCs w:val="0"/>
              </w:rPr>
            </w:pPr>
            <w:r>
              <w:rPr>
                <w:b/>
                <w:bCs/>
                <w:lang w:val="en-US"/>
              </w:rPr>
              <w:t>Mobile number</w:t>
            </w:r>
          </w:p>
        </w:tc>
        <w:tc>
          <w:tcPr>
            <w:tcW w:w="6378" w:type="dxa"/>
            <w:tcBorders>
              <w:top w:val="single" w:color="2E4496" w:themeColor="accent3" w:sz="4" w:space="0"/>
              <w:bottom w:val="single" w:color="2E4496" w:themeColor="accent3" w:sz="4" w:space="0"/>
            </w:tcBorders>
          </w:tcPr>
          <w:p>
            <w:pPr>
              <w:pStyle w:val="51"/>
            </w:pPr>
            <w:r>
              <w:rPr>
                <w:lang w:val="en-US"/>
              </w:rPr>
              <w:t>This field will be loaded by default from IDM. Also, it can be edited, if required.</w:t>
            </w:r>
          </w:p>
        </w:tc>
      </w:tr>
      <w:tr>
        <w:tblPrEx>
          <w:tblBorders>
            <w:top w:val="single" w:color="2E4496" w:themeColor="accent3" w:sz="4" w:space="0"/>
            <w:left w:val="single" w:color="2E4496" w:themeColor="accent3" w:sz="4" w:space="0"/>
            <w:bottom w:val="single" w:color="2E4496" w:themeColor="accent3" w:sz="4" w:space="0"/>
            <w:right w:val="single" w:color="2E4496" w:themeColor="accent3" w:sz="4" w:space="0"/>
            <w:insideH w:val="none" w:color="auto" w:sz="0" w:space="0"/>
            <w:insideV w:val="none" w:color="auto" w:sz="0" w:space="0"/>
          </w:tblBorders>
          <w:tblCellMar>
            <w:top w:w="0" w:type="dxa"/>
            <w:left w:w="108" w:type="dxa"/>
            <w:bottom w:w="0" w:type="dxa"/>
            <w:right w:w="108" w:type="dxa"/>
          </w:tblCellMar>
        </w:tblPrEx>
        <w:trPr>
          <w:trHeight w:val="501" w:hRule="atLeast"/>
        </w:trPr>
        <w:tc>
          <w:tcPr>
            <w:tcW w:w="2689" w:type="dxa"/>
            <w:tcBorders>
              <w:top w:val="single" w:color="2E4496" w:themeColor="accent3" w:sz="4" w:space="0"/>
              <w:bottom w:val="single" w:color="2E4496" w:themeColor="accent3" w:sz="4" w:space="0"/>
              <w:right w:val="nil"/>
              <w:insideV w:val="nil"/>
            </w:tcBorders>
            <w:shd w:val="clear" w:color="auto" w:fill="F2F2F5" w:themeFill="background1"/>
          </w:tcPr>
          <w:p>
            <w:pPr>
              <w:pStyle w:val="51"/>
              <w:rPr>
                <w:b w:val="0"/>
                <w:bCs w:val="0"/>
              </w:rPr>
            </w:pPr>
            <w:r>
              <w:rPr>
                <w:b/>
                <w:bCs/>
              </w:rPr>
              <w:t>Remarks</w:t>
            </w:r>
          </w:p>
        </w:tc>
        <w:tc>
          <w:tcPr>
            <w:tcW w:w="6378" w:type="dxa"/>
            <w:tcBorders>
              <w:top w:val="single" w:color="2E4496" w:themeColor="accent3" w:sz="4" w:space="0"/>
              <w:bottom w:val="single" w:color="2E4496" w:themeColor="accent3" w:sz="4" w:space="0"/>
            </w:tcBorders>
          </w:tcPr>
          <w:p>
            <w:pPr>
              <w:pStyle w:val="51"/>
            </w:pPr>
            <w:r>
              <w:t>Any remarks or comments regarding the travel request to be mentioned here.</w:t>
            </w:r>
          </w:p>
        </w:tc>
      </w:tr>
      <w:tr>
        <w:tblPrEx>
          <w:tblBorders>
            <w:top w:val="single" w:color="2E4496" w:themeColor="accent3" w:sz="4" w:space="0"/>
            <w:left w:val="single" w:color="2E4496" w:themeColor="accent3" w:sz="4" w:space="0"/>
            <w:bottom w:val="single" w:color="2E4496" w:themeColor="accent3" w:sz="4" w:space="0"/>
            <w:right w:val="single" w:color="2E4496" w:themeColor="accent3" w:sz="4" w:space="0"/>
            <w:insideH w:val="none" w:color="auto" w:sz="0" w:space="0"/>
            <w:insideV w:val="none" w:color="auto" w:sz="0" w:space="0"/>
          </w:tblBorders>
          <w:tblCellMar>
            <w:top w:w="0" w:type="dxa"/>
            <w:left w:w="108" w:type="dxa"/>
            <w:bottom w:w="0" w:type="dxa"/>
            <w:right w:w="108" w:type="dxa"/>
          </w:tblCellMar>
        </w:tblPrEx>
        <w:trPr>
          <w:trHeight w:val="501" w:hRule="atLeast"/>
        </w:trPr>
        <w:tc>
          <w:tcPr>
            <w:tcW w:w="2689" w:type="dxa"/>
            <w:tcBorders>
              <w:top w:val="single" w:color="2E4496" w:themeColor="accent3" w:sz="4" w:space="0"/>
              <w:bottom w:val="single" w:color="2E4496" w:themeColor="accent3" w:sz="4" w:space="0"/>
              <w:right w:val="nil"/>
              <w:insideV w:val="nil"/>
            </w:tcBorders>
            <w:shd w:val="clear" w:color="auto" w:fill="F2F2F5" w:themeFill="background1"/>
          </w:tcPr>
          <w:p>
            <w:pPr>
              <w:pStyle w:val="51"/>
              <w:rPr>
                <w:b w:val="0"/>
                <w:bCs w:val="0"/>
              </w:rPr>
            </w:pPr>
            <w:r>
              <w:rPr>
                <w:b/>
                <w:bCs/>
              </w:rPr>
              <w:t>Approver</w:t>
            </w:r>
          </w:p>
        </w:tc>
        <w:tc>
          <w:tcPr>
            <w:tcW w:w="6378" w:type="dxa"/>
            <w:tcBorders>
              <w:top w:val="single" w:color="2E4496" w:themeColor="accent3" w:sz="4" w:space="0"/>
              <w:bottom w:val="single" w:color="2E4496" w:themeColor="accent3" w:sz="4" w:space="0"/>
            </w:tcBorders>
          </w:tcPr>
          <w:p>
            <w:pPr>
              <w:pStyle w:val="51"/>
            </w:pPr>
            <w:r>
              <w:t xml:space="preserve">The approver name will load depending upon the </w:t>
            </w:r>
            <w:r>
              <w:rPr>
                <w:lang w:val="en-US"/>
              </w:rPr>
              <w:t>project/department selected</w:t>
            </w:r>
            <w:r>
              <w:t>.</w:t>
            </w:r>
          </w:p>
        </w:tc>
      </w:tr>
      <w:tr>
        <w:tblPrEx>
          <w:tblBorders>
            <w:top w:val="single" w:color="2E4496" w:themeColor="accent3" w:sz="4" w:space="0"/>
            <w:left w:val="single" w:color="2E4496" w:themeColor="accent3" w:sz="4" w:space="0"/>
            <w:bottom w:val="single" w:color="2E4496" w:themeColor="accent3" w:sz="4" w:space="0"/>
            <w:right w:val="single" w:color="2E4496" w:themeColor="accent3" w:sz="4" w:space="0"/>
            <w:insideH w:val="none" w:color="auto" w:sz="0" w:space="0"/>
            <w:insideV w:val="none" w:color="auto" w:sz="0" w:space="0"/>
          </w:tblBorders>
          <w:tblCellMar>
            <w:top w:w="0" w:type="dxa"/>
            <w:left w:w="108" w:type="dxa"/>
            <w:bottom w:w="0" w:type="dxa"/>
            <w:right w:w="108" w:type="dxa"/>
          </w:tblCellMar>
        </w:tblPrEx>
        <w:trPr>
          <w:trHeight w:val="501" w:hRule="atLeast"/>
        </w:trPr>
        <w:tc>
          <w:tcPr>
            <w:tcW w:w="2689" w:type="dxa"/>
            <w:tcBorders>
              <w:right w:val="nil"/>
              <w:insideV w:val="nil"/>
            </w:tcBorders>
            <w:shd w:val="clear" w:color="auto" w:fill="F2F2F5" w:themeFill="background1"/>
          </w:tcPr>
          <w:p>
            <w:pPr>
              <w:pStyle w:val="51"/>
              <w:rPr>
                <w:b w:val="0"/>
                <w:bCs w:val="0"/>
              </w:rPr>
            </w:pPr>
            <w:r>
              <w:rPr>
                <w:b/>
                <w:bCs/>
                <w:lang w:val="en-US"/>
              </w:rPr>
              <w:t>ID Proof details</w:t>
            </w:r>
          </w:p>
        </w:tc>
        <w:tc>
          <w:tcPr>
            <w:tcW w:w="6378" w:type="dxa"/>
          </w:tcPr>
          <w:p>
            <w:pPr>
              <w:pStyle w:val="51"/>
              <w:rPr>
                <w:lang w:val="en-US"/>
              </w:rPr>
            </w:pPr>
            <w:r>
              <w:rPr>
                <w:lang w:val="en-US"/>
              </w:rPr>
              <w:t xml:space="preserve">The requestor can add Aadhar/Passport/Pancard/Driving license as proof. </w:t>
            </w:r>
          </w:p>
          <w:p>
            <w:pPr>
              <w:pStyle w:val="51"/>
              <w:rPr>
                <w:lang w:val="en-US"/>
              </w:rPr>
            </w:pPr>
            <w:r>
              <w:rPr>
                <w:lang w:val="en-US"/>
              </w:rPr>
              <w:t xml:space="preserve">The user must select whether the proof is for Self/Family member/Customer/New Joinee based on whom they have requested for and update the mandatory fields in proof details section. </w:t>
            </w:r>
          </w:p>
          <w:p>
            <w:pPr>
              <w:pStyle w:val="51"/>
              <w:rPr>
                <w:lang w:val="en-US"/>
              </w:rPr>
            </w:pPr>
            <w:r>
              <w:rPr>
                <w:lang w:val="en-US"/>
              </w:rPr>
              <w:t>Once the details are updated for the travel, the same will be auto loaded for any future travel request.</w:t>
            </w:r>
          </w:p>
        </w:tc>
      </w:tr>
    </w:tbl>
    <w:p/>
    <w:p>
      <w:r>
        <w:drawing>
          <wp:inline distT="0" distB="0" distL="114300" distR="114300">
            <wp:extent cx="5819140" cy="6668135"/>
            <wp:effectExtent l="0" t="0" r="10160" b="1841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13"/>
                    <a:stretch>
                      <a:fillRect/>
                    </a:stretch>
                  </pic:blipFill>
                  <pic:spPr>
                    <a:xfrm>
                      <a:off x="0" y="0"/>
                      <a:ext cx="5819140" cy="6668135"/>
                    </a:xfrm>
                    <a:prstGeom prst="rect">
                      <a:avLst/>
                    </a:prstGeom>
                    <a:noFill/>
                    <a:ln>
                      <a:noFill/>
                    </a:ln>
                  </pic:spPr>
                </pic:pic>
              </a:graphicData>
            </a:graphic>
          </wp:inline>
        </w:drawing>
      </w:r>
    </w:p>
    <w:p>
      <w:pPr>
        <w:pStyle w:val="2"/>
        <w:rPr>
          <w:rFonts w:asciiTheme="minorHAnsi" w:hAnsiTheme="minorHAnsi"/>
        </w:rPr>
      </w:pPr>
      <w:bookmarkStart w:id="4" w:name="_Toc547177423"/>
      <w:bookmarkStart w:id="5" w:name="_Toc2081625740"/>
      <w:r>
        <w:rPr>
          <w:rFonts w:asciiTheme="minorHAnsi" w:hAnsiTheme="minorHAnsi"/>
        </w:rPr>
        <mc:AlternateContent>
          <mc:Choice Requires="wps">
            <w:drawing>
              <wp:anchor distT="0" distB="0" distL="114300" distR="114300" simplePos="0" relativeHeight="251663360" behindDoc="1" locked="0" layoutInCell="1" allowOverlap="1">
                <wp:simplePos x="0" y="0"/>
                <wp:positionH relativeFrom="page">
                  <wp:posOffset>1123315</wp:posOffset>
                </wp:positionH>
                <wp:positionV relativeFrom="paragraph">
                  <wp:posOffset>257175</wp:posOffset>
                </wp:positionV>
                <wp:extent cx="5534025" cy="5715"/>
                <wp:effectExtent l="0" t="0" r="0" b="0"/>
                <wp:wrapTopAndBottom/>
                <wp:docPr id="19" name="Rectangles 19"/>
                <wp:cNvGraphicFramePr/>
                <a:graphic xmlns:a="http://schemas.openxmlformats.org/drawingml/2006/main">
                  <a:graphicData uri="http://schemas.microsoft.com/office/word/2010/wordprocessingShape">
                    <wps:wsp>
                      <wps:cNvSpPr/>
                      <wps:spPr>
                        <a:xfrm>
                          <a:off x="0" y="0"/>
                          <a:ext cx="5534025" cy="5715"/>
                        </a:xfrm>
                        <a:prstGeom prst="rect">
                          <a:avLst/>
                        </a:prstGeom>
                        <a:solidFill>
                          <a:srgbClr val="000000"/>
                        </a:solidFill>
                        <a:ln>
                          <a:noFill/>
                        </a:ln>
                      </wps:spPr>
                      <wps:bodyPr upright="1"/>
                    </wps:wsp>
                  </a:graphicData>
                </a:graphic>
              </wp:anchor>
            </w:drawing>
          </mc:Choice>
          <mc:Fallback>
            <w:pict>
              <v:rect id="_x0000_s1026" o:spid="_x0000_s1026" o:spt="1" style="position:absolute;left:0pt;margin-left:88.45pt;margin-top:20.25pt;height:0.45pt;width:435.75pt;mso-position-horizontal-relative:page;mso-wrap-distance-bottom:0pt;mso-wrap-distance-top:0pt;z-index:-251653120;mso-width-relative:page;mso-height-relative:page;" fillcolor="#000000" filled="t" stroked="f" coordsize="21600,21600" o:gfxdata="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DBwFHQ2AAAAAoBAAAP&#10;AAAAAAAAAAEAIAAAACIAAABkcnMvZG93bnJldi54bWxQSwECFAAUAAAACACHTuJAf/WRz6YBAABj&#10;AwAADgAAAAAAAAABACAAAAAnAQAAZHJzL2Uyb0RvYy54bWxQSwUGAAAAAAYABgBZAQAAPwUAAAAA&#10;">
                <v:fill on="t" focussize="0,0"/>
                <v:stroke on="f"/>
                <v:imagedata o:title=""/>
                <o:lock v:ext="edit" aspectratio="f"/>
                <w10:wrap type="topAndBottom"/>
              </v:rect>
            </w:pict>
          </mc:Fallback>
        </mc:AlternateContent>
      </w:r>
      <w:bookmarkStart w:id="6" w:name="_bookmark7"/>
      <w:bookmarkEnd w:id="6"/>
      <w:r>
        <w:rPr>
          <w:rFonts w:asciiTheme="minorHAnsi" w:hAnsiTheme="minorHAnsi"/>
          <w:lang w:val="en-US"/>
        </w:rPr>
        <w:t xml:space="preserve">Domestic travel </w:t>
      </w:r>
      <w:r>
        <w:rPr>
          <w:rFonts w:asciiTheme="minorHAnsi" w:hAnsiTheme="minorHAnsi"/>
        </w:rPr>
        <w:t>request</w:t>
      </w:r>
      <w:r>
        <w:rPr>
          <w:rFonts w:asciiTheme="minorHAnsi" w:hAnsiTheme="minorHAnsi"/>
          <w:spacing w:val="-3"/>
        </w:rPr>
        <w:t xml:space="preserve"> </w:t>
      </w:r>
      <w:r>
        <w:rPr>
          <w:rFonts w:asciiTheme="minorHAnsi" w:hAnsiTheme="minorHAnsi"/>
        </w:rPr>
        <w:t>approval</w:t>
      </w:r>
      <w:bookmarkEnd w:id="4"/>
      <w:bookmarkEnd w:id="5"/>
    </w:p>
    <w:p>
      <w:pPr>
        <w:rPr>
          <w:lang w:val="en-US"/>
        </w:rPr>
      </w:pPr>
      <w:r>
        <w:rPr>
          <w:lang w:val="en-US"/>
        </w:rPr>
        <w:t>Once the domestic travel request is submitted, an email notification is sent to the approver to approve/ reject the travel request.</w:t>
      </w:r>
    </w:p>
    <w:p>
      <w:r>
        <w:rPr>
          <w:lang w:val="en-US"/>
        </w:rPr>
        <w:t>Approvals can be done in two ways.</w:t>
      </w:r>
    </w:p>
    <w:p>
      <w:pPr>
        <w:pStyle w:val="65"/>
        <w:numPr>
          <w:ilvl w:val="0"/>
          <w:numId w:val="4"/>
        </w:numPr>
        <w:rPr>
          <w:rStyle w:val="70"/>
          <w:lang w:val="en-US"/>
        </w:rPr>
      </w:pPr>
      <w:r>
        <w:rPr>
          <w:rStyle w:val="70"/>
          <w:lang w:val="en-US"/>
        </w:rPr>
        <w:t xml:space="preserve">The approver can approve/reject this request by simply forwarding the email to </w:t>
      </w:r>
      <w:r>
        <w:fldChar w:fldCharType="begin"/>
      </w:r>
      <w:r>
        <w:instrText xml:space="preserve"> HYPERLINK "mailto:trs.approval@aspiresys.com" </w:instrText>
      </w:r>
      <w:r>
        <w:fldChar w:fldCharType="separate"/>
      </w:r>
      <w:r>
        <w:rPr>
          <w:rStyle w:val="21"/>
          <w:lang w:val="en-US"/>
        </w:rPr>
        <w:t>trs.approval@aspiresys.com</w:t>
      </w:r>
      <w:r>
        <w:rPr>
          <w:rStyle w:val="21"/>
          <w:lang w:val="en-US"/>
        </w:rPr>
        <w:fldChar w:fldCharType="end"/>
      </w:r>
      <w:r>
        <w:rPr>
          <w:rStyle w:val="70"/>
          <w:lang w:val="en-US"/>
        </w:rPr>
        <w:t xml:space="preserve"> with subject mentioned in the approval notification mail.</w:t>
      </w:r>
    </w:p>
    <w:p>
      <w:pPr>
        <w:pStyle w:val="69"/>
        <w:numPr>
          <w:ilvl w:val="0"/>
          <w:numId w:val="0"/>
        </w:numPr>
        <w:ind w:left="720"/>
        <w:rPr>
          <w:lang w:val="en-US"/>
        </w:rPr>
      </w:pPr>
      <w:r>
        <w:rPr>
          <w:lang w:val="en-US"/>
        </w:rPr>
        <w:t xml:space="preserve">For example, if the travel request id is 2324TRV0009, the mail has to be sent by the approver to </w:t>
      </w:r>
      <w:r>
        <w:fldChar w:fldCharType="begin"/>
      </w:r>
      <w:r>
        <w:instrText xml:space="preserve"> HYPERLINK "mailto:trs.approval@aspiresys.com" </w:instrText>
      </w:r>
      <w:r>
        <w:fldChar w:fldCharType="separate"/>
      </w:r>
      <w:r>
        <w:rPr>
          <w:rStyle w:val="21"/>
          <w:szCs w:val="16"/>
          <w:lang w:val="en-US"/>
        </w:rPr>
        <w:t>trs.approval@aspiresys.com</w:t>
      </w:r>
      <w:r>
        <w:rPr>
          <w:rStyle w:val="21"/>
          <w:szCs w:val="16"/>
          <w:lang w:val="en-US"/>
        </w:rPr>
        <w:fldChar w:fldCharType="end"/>
      </w:r>
      <w:r>
        <w:rPr>
          <w:lang w:val="en-US"/>
        </w:rPr>
        <w:t xml:space="preserve"> with any one of the following subject lines, as applicable:</w:t>
      </w:r>
    </w:p>
    <w:p>
      <w:pPr>
        <w:pStyle w:val="54"/>
        <w:numPr>
          <w:ilvl w:val="2"/>
          <w:numId w:val="5"/>
        </w:numPr>
        <w:rPr>
          <w:lang w:val="en-US"/>
        </w:rPr>
      </w:pPr>
      <w:r>
        <w:rPr>
          <w:lang w:val="en-US"/>
        </w:rPr>
        <w:t>TravelRequested-Test User -2324TRV0009-Approved-Yes</w:t>
      </w:r>
    </w:p>
    <w:p>
      <w:pPr>
        <w:pStyle w:val="54"/>
        <w:numPr>
          <w:ilvl w:val="2"/>
          <w:numId w:val="5"/>
        </w:numPr>
        <w:rPr>
          <w:lang w:val="en-US"/>
        </w:rPr>
      </w:pPr>
      <w:r>
        <w:rPr>
          <w:lang w:val="en-US"/>
        </w:rPr>
        <w:t>TravelRequested-Test User. -2324TRV0009-Approved-No</w:t>
      </w:r>
    </w:p>
    <w:p>
      <w:pPr>
        <w:pStyle w:val="54"/>
        <w:numPr>
          <w:ilvl w:val="2"/>
          <w:numId w:val="5"/>
        </w:numPr>
        <w:rPr>
          <w:lang w:val="en-US"/>
        </w:rPr>
      </w:pPr>
      <w:r>
        <w:rPr>
          <w:lang w:val="en-US"/>
        </w:rPr>
        <w:t>TravelRequested-Test User. -2324TRV0009-Rejected</w:t>
      </w:r>
    </w:p>
    <w:p>
      <w:pPr>
        <w:pStyle w:val="40"/>
        <w:ind w:left="720"/>
        <w:jc w:val="both"/>
      </w:pPr>
      <w:r>
        <w:rPr>
          <w:lang w:val="en-US"/>
        </w:rPr>
        <w:t>*Yes/No denotes the billed to client option.</w:t>
      </w:r>
    </w:p>
    <w:p>
      <w:pPr>
        <w:pStyle w:val="65"/>
        <w:numPr>
          <w:ilvl w:val="0"/>
          <w:numId w:val="5"/>
        </w:numPr>
        <w:rPr>
          <w:ins w:id="2" w:author="asplap2473" w:date="2023-05-15T18:54:10Z"/>
          <w:lang w:val="en-US"/>
        </w:rPr>
      </w:pPr>
      <w:r>
        <w:rPr>
          <w:lang w:val="en-US"/>
        </w:rPr>
        <w:t xml:space="preserve">In the </w:t>
      </w:r>
      <w:r>
        <w:rPr>
          <w:b/>
          <w:bCs/>
          <w:lang w:val="en-US"/>
        </w:rPr>
        <w:t>Travel</w:t>
      </w:r>
      <w:r>
        <w:rPr>
          <w:lang w:val="en-US"/>
        </w:rPr>
        <w:t xml:space="preserve"> system, navigate to </w:t>
      </w:r>
      <w:r>
        <w:t>‘Waiting for approval’ in the Home page/Approval page. Here, the approver has the option to approve/reject the request.</w:t>
      </w:r>
      <w:r>
        <w:rPr>
          <w:lang w:val="en-US"/>
        </w:rPr>
        <w:t xml:space="preserve"> </w:t>
      </w:r>
      <w:r>
        <w:t>The approver should mention whether the travel is billed to client before approving the request. They</w:t>
      </w:r>
      <w:r>
        <w:rPr>
          <w:lang w:val="en-US"/>
        </w:rPr>
        <w:t xml:space="preserve"> </w:t>
      </w:r>
      <w:r>
        <w:t>can also add their comment while approving/rejecting the request</w:t>
      </w:r>
      <w:r>
        <w:rPr>
          <w:lang w:val="en-US"/>
        </w:rPr>
        <w:t>.</w:t>
      </w:r>
    </w:p>
    <w:p>
      <w:pPr>
        <w:keepNext w:val="0"/>
        <w:keepLines w:val="0"/>
        <w:widowControl/>
        <w:suppressLineNumbers w:val="0"/>
        <w:jc w:val="left"/>
        <w:rPr>
          <w:ins w:id="3" w:author="asplap2473" w:date="2023-05-15T18:54:13Z"/>
        </w:rPr>
      </w:pPr>
      <w:ins w:id="4" w:author="asplap2473" w:date="2023-05-15T18:54:13Z">
        <w:r>
          <w:rPr>
            <w:rFonts w:ascii="SimSun" w:hAnsi="SimSun" w:eastAsia="SimSun" w:cs="SimSun"/>
            <w:kern w:val="0"/>
            <w:sz w:val="24"/>
            <w:szCs w:val="24"/>
            <w:lang w:val="en-US" w:eastAsia="zh-CN" w:bidi="ar"/>
          </w:rPr>
          <w:drawing>
            <wp:inline distT="0" distB="0" distL="114300" distR="114300">
              <wp:extent cx="5706745" cy="1764030"/>
              <wp:effectExtent l="0" t="0" r="8255" b="7620"/>
              <wp:docPr id="10"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IMG_256"/>
                      <pic:cNvPicPr>
                        <a:picLocks noChangeAspect="1"/>
                      </pic:cNvPicPr>
                    </pic:nvPicPr>
                    <pic:blipFill>
                      <a:blip r:embed="rId14"/>
                      <a:stretch>
                        <a:fillRect/>
                      </a:stretch>
                    </pic:blipFill>
                    <pic:spPr>
                      <a:xfrm>
                        <a:off x="0" y="0"/>
                        <a:ext cx="5706745" cy="1764030"/>
                      </a:xfrm>
                      <a:prstGeom prst="rect">
                        <a:avLst/>
                      </a:prstGeom>
                      <a:noFill/>
                      <a:ln w="9525">
                        <a:noFill/>
                      </a:ln>
                    </pic:spPr>
                  </pic:pic>
                </a:graphicData>
              </a:graphic>
            </wp:inline>
          </w:drawing>
        </w:r>
      </w:ins>
    </w:p>
    <w:p>
      <w:pPr>
        <w:pStyle w:val="65"/>
        <w:numPr>
          <w:ilvl w:val="0"/>
          <w:numId w:val="0"/>
        </w:numPr>
        <w:spacing w:after="120" w:line="259" w:lineRule="auto"/>
        <w:contextualSpacing w:val="0"/>
        <w:jc w:val="left"/>
        <w:rPr>
          <w:ins w:id="6" w:author="asplap2473" w:date="2023-05-15T18:40:08Z"/>
          <w:lang w:val="en-US"/>
        </w:rPr>
      </w:pPr>
    </w:p>
    <w:p>
      <w:pPr>
        <w:pStyle w:val="65"/>
        <w:numPr>
          <w:ilvl w:val="-1"/>
          <w:numId w:val="0"/>
        </w:numPr>
        <w:ind w:left="360" w:firstLine="0"/>
        <w:rPr>
          <w:lang w:val="en-US"/>
        </w:rPr>
      </w:pPr>
    </w:p>
    <w:p>
      <w:pPr>
        <w:pStyle w:val="65"/>
        <w:numPr>
          <w:ilvl w:val="0"/>
          <w:numId w:val="0"/>
        </w:numPr>
        <w:rPr>
          <w:lang w:val="en-US"/>
        </w:rPr>
      </w:pPr>
      <w:r>
        <w:rPr>
          <w:rStyle w:val="15"/>
          <w:lang w:val="pl-PL"/>
        </w:rPr>
        <w:commentReference w:id="1"/>
      </w:r>
    </w:p>
    <w:p/>
    <w:p>
      <w:pPr>
        <w:pStyle w:val="5"/>
        <w:numPr>
          <w:ilvl w:val="3"/>
          <w:numId w:val="0"/>
        </w:numPr>
        <w:ind w:left="0" w:firstLine="0"/>
        <w:pPrChange w:id="7" w:author="asplap2473" w:date="2023-05-15T19:08:16Z">
          <w:pPr>
            <w:pStyle w:val="5"/>
            <w:numPr>
              <w:ilvl w:val="3"/>
              <w:numId w:val="0"/>
            </w:numPr>
            <w:ind w:left="567"/>
          </w:pPr>
        </w:pPrChange>
      </w:pPr>
      <w:r>
        <w:drawing>
          <wp:inline distT="0" distB="0" distL="114300" distR="114300">
            <wp:extent cx="5215890" cy="4911090"/>
            <wp:effectExtent l="0" t="0" r="3810" b="381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15"/>
                    <a:stretch>
                      <a:fillRect/>
                    </a:stretch>
                  </pic:blipFill>
                  <pic:spPr>
                    <a:xfrm>
                      <a:off x="0" y="0"/>
                      <a:ext cx="5215890" cy="4911090"/>
                    </a:xfrm>
                    <a:prstGeom prst="rect">
                      <a:avLst/>
                    </a:prstGeom>
                    <a:noFill/>
                    <a:ln>
                      <a:noFill/>
                    </a:ln>
                  </pic:spPr>
                </pic:pic>
              </a:graphicData>
            </a:graphic>
          </wp:inline>
        </w:drawing>
      </w:r>
    </w:p>
    <w:p>
      <w:pPr>
        <w:pStyle w:val="5"/>
        <w:numPr>
          <w:ilvl w:val="3"/>
          <w:numId w:val="0"/>
        </w:numPr>
        <w:rPr>
          <w:del w:id="8" w:author="asplap2473" w:date="2023-05-15T19:08:25Z"/>
        </w:rPr>
      </w:pPr>
    </w:p>
    <w:p>
      <w:pPr>
        <w:pStyle w:val="69"/>
        <w:numPr>
          <w:ilvl w:val="-1"/>
          <w:numId w:val="0"/>
        </w:numPr>
        <w:ind w:left="-360" w:firstLine="0"/>
      </w:pPr>
    </w:p>
    <w:p>
      <w:pPr>
        <w:pStyle w:val="69"/>
      </w:pPr>
      <w:r>
        <w:t xml:space="preserve">If the </w:t>
      </w:r>
      <w:r>
        <w:rPr>
          <w:lang w:val="en-US"/>
        </w:rPr>
        <w:t xml:space="preserve">domestic travel </w:t>
      </w:r>
      <w:r>
        <w:t xml:space="preserve">request is rejected, the status of the request will be ‘Rejected’. The request rejection mail with the reason provided by the approver will be triggered to the </w:t>
      </w:r>
      <w:r>
        <w:rPr>
          <w:lang w:val="en-US"/>
        </w:rPr>
        <w:t xml:space="preserve">  </w:t>
      </w:r>
      <w:r>
        <w:t>requestor. The requestor can view this detail in the system.</w:t>
      </w:r>
    </w:p>
    <w:p>
      <w:pPr>
        <w:ind w:firstLine="708"/>
      </w:pPr>
    </w:p>
    <w:p>
      <w:pPr>
        <w:pStyle w:val="2"/>
      </w:pPr>
      <w:bookmarkStart w:id="7" w:name="_Toc97785110"/>
      <w:bookmarkStart w:id="8" w:name="_Toc1805991389"/>
      <w:r>
        <w:t>Executive Workbench</w:t>
      </w:r>
      <w:bookmarkEnd w:id="7"/>
      <w:bookmarkEnd w:id="8"/>
    </w:p>
    <w:p>
      <w:pPr>
        <w:rPr>
          <w:lang w:val="en-US"/>
        </w:rPr>
      </w:pPr>
      <w:ins w:id="9" w:author="asplap2473" w:date="2023-05-15T18:23:30Z">
        <w:r>
          <w:rPr>
            <w:rFonts w:hint="default"/>
            <w:lang w:val="en-US"/>
          </w:rPr>
          <w:t>Once</w:t>
        </w:r>
      </w:ins>
      <w:r>
        <w:rPr>
          <w:rFonts w:hint="default"/>
          <w:lang w:val="en-US"/>
        </w:rPr>
        <w:t xml:space="preserve"> the domestic request is approved, the request</w:t>
      </w:r>
      <w:ins w:id="10" w:author="asplap2473" w:date="2023-05-15T18:24:59Z">
        <w:r>
          <w:rPr>
            <w:rFonts w:hint="default"/>
            <w:lang w:val="en-US"/>
          </w:rPr>
          <w:t xml:space="preserve"> </w:t>
        </w:r>
      </w:ins>
      <w:ins w:id="11" w:author="asplap2473" w:date="2023-05-15T18:25:00Z">
        <w:r>
          <w:rPr>
            <w:rFonts w:hint="default"/>
            <w:lang w:val="en-US"/>
          </w:rPr>
          <w:t>mail</w:t>
        </w:r>
      </w:ins>
      <w:r>
        <w:rPr>
          <w:rFonts w:hint="default"/>
          <w:lang w:val="en-US"/>
        </w:rPr>
        <w:t xml:space="preserve"> will be </w:t>
      </w:r>
      <w:ins w:id="12" w:author="asplap2473" w:date="2023-05-15T18:25:05Z">
        <w:r>
          <w:rPr>
            <w:rFonts w:hint="default"/>
            <w:lang w:val="en-US"/>
          </w:rPr>
          <w:t>no</w:t>
        </w:r>
      </w:ins>
      <w:ins w:id="13" w:author="asplap2473" w:date="2023-05-15T18:25:06Z">
        <w:r>
          <w:rPr>
            <w:rFonts w:hint="default"/>
            <w:lang w:val="en-US"/>
          </w:rPr>
          <w:t>tifie</w:t>
        </w:r>
      </w:ins>
      <w:ins w:id="14" w:author="asplap2473" w:date="2023-05-15T18:25:07Z">
        <w:r>
          <w:rPr>
            <w:rFonts w:hint="default"/>
            <w:lang w:val="en-US"/>
          </w:rPr>
          <w:t>d</w:t>
        </w:r>
      </w:ins>
      <w:r>
        <w:rPr>
          <w:rFonts w:hint="default"/>
          <w:lang w:val="en-US"/>
        </w:rPr>
        <w:t xml:space="preserve"> to the </w:t>
      </w:r>
      <w:ins w:id="15" w:author="asplap2473" w:date="2023-05-15T18:24:04Z">
        <w:r>
          <w:rPr>
            <w:rFonts w:hint="default"/>
            <w:lang w:val="en-US"/>
          </w:rPr>
          <w:t>t</w:t>
        </w:r>
      </w:ins>
      <w:ins w:id="16" w:author="asplap2473" w:date="2023-05-15T18:24:07Z">
        <w:r>
          <w:rPr>
            <w:rFonts w:hint="default"/>
            <w:lang w:val="en-US"/>
          </w:rPr>
          <w:t>i</w:t>
        </w:r>
      </w:ins>
      <w:ins w:id="17" w:author="asplap2473" w:date="2023-05-15T18:24:08Z">
        <w:r>
          <w:rPr>
            <w:rFonts w:hint="default"/>
            <w:lang w:val="en-US"/>
          </w:rPr>
          <w:t xml:space="preserve">cket </w:t>
        </w:r>
      </w:ins>
      <w:ins w:id="18" w:author="asplap2473" w:date="2023-05-15T18:24:09Z">
        <w:r>
          <w:rPr>
            <w:rFonts w:hint="default"/>
            <w:lang w:val="en-US"/>
          </w:rPr>
          <w:t>admin</w:t>
        </w:r>
      </w:ins>
      <w:ins w:id="19" w:author="asplap2473" w:date="2023-05-15T18:24:10Z">
        <w:r>
          <w:rPr>
            <w:rFonts w:hint="default"/>
            <w:lang w:val="en-US"/>
          </w:rPr>
          <w:t xml:space="preserve">s </w:t>
        </w:r>
      </w:ins>
      <w:ins w:id="20" w:author="asplap2473" w:date="2023-05-15T18:24:11Z">
        <w:r>
          <w:rPr>
            <w:rFonts w:hint="default"/>
            <w:lang w:val="en-US"/>
          </w:rPr>
          <w:t>to</w:t>
        </w:r>
      </w:ins>
      <w:ins w:id="21" w:author="asplap2473" w:date="2023-05-15T18:24:12Z">
        <w:r>
          <w:rPr>
            <w:rFonts w:hint="default"/>
            <w:lang w:val="en-US"/>
          </w:rPr>
          <w:t xml:space="preserve"> </w:t>
        </w:r>
      </w:ins>
      <w:ins w:id="22" w:author="asplap2473" w:date="2023-05-15T18:24:13Z">
        <w:r>
          <w:rPr>
            <w:rFonts w:hint="default"/>
            <w:lang w:val="en-US"/>
          </w:rPr>
          <w:t>pro</w:t>
        </w:r>
      </w:ins>
      <w:ins w:id="23" w:author="asplap2473" w:date="2023-05-15T18:24:14Z">
        <w:r>
          <w:rPr>
            <w:rFonts w:hint="default"/>
            <w:lang w:val="en-US"/>
          </w:rPr>
          <w:t>cess t</w:t>
        </w:r>
      </w:ins>
      <w:ins w:id="24" w:author="asplap2473" w:date="2023-05-15T18:24:15Z">
        <w:r>
          <w:rPr>
            <w:rFonts w:hint="default"/>
            <w:lang w:val="en-US"/>
          </w:rPr>
          <w:t>he ti</w:t>
        </w:r>
      </w:ins>
      <w:ins w:id="25" w:author="asplap2473" w:date="2023-05-15T18:24:16Z">
        <w:r>
          <w:rPr>
            <w:rFonts w:hint="default"/>
            <w:lang w:val="en-US"/>
          </w:rPr>
          <w:t>cke</w:t>
        </w:r>
      </w:ins>
      <w:ins w:id="26" w:author="asplap2473" w:date="2023-05-15T18:24:27Z">
        <w:r>
          <w:rPr>
            <w:rFonts w:hint="default"/>
            <w:lang w:val="en-US"/>
          </w:rPr>
          <w:t>t</w:t>
        </w:r>
      </w:ins>
      <w:r>
        <w:rPr>
          <w:rFonts w:hint="default"/>
          <w:lang w:val="en-US"/>
        </w:rPr>
        <w:t>.</w:t>
      </w:r>
      <w:ins w:id="27" w:author="asplap2473" w:date="2023-05-15T18:24:44Z">
        <w:r>
          <w:rPr>
            <w:rFonts w:hint="default"/>
            <w:lang w:val="en-US"/>
          </w:rPr>
          <w:t xml:space="preserve"> </w:t>
        </w:r>
      </w:ins>
      <w:r>
        <w:rPr>
          <w:rFonts w:hint="default"/>
          <w:lang w:val="en-US"/>
        </w:rPr>
        <w:t xml:space="preserve"> Approver &amp; requestors can view the ticket updates on their Dashboard page in the system</w:t>
      </w:r>
    </w:p>
    <w:p/>
    <w:p/>
    <w:p/>
    <w:p>
      <w:pPr>
        <w:pStyle w:val="2"/>
        <w:rPr>
          <w:rFonts w:asciiTheme="minorHAnsi" w:hAnsiTheme="minorHAnsi"/>
        </w:rPr>
      </w:pPr>
      <w:bookmarkStart w:id="9" w:name="_Toc1828328397"/>
      <w:bookmarkStart w:id="10" w:name="_Toc1855271194"/>
      <w:r>
        <w:rPr>
          <w:rFonts w:asciiTheme="minorHAnsi" w:hAnsiTheme="minorHAnsi"/>
        </w:rPr>
        <w:t>Travel</w:t>
      </w:r>
      <w:r>
        <w:rPr>
          <w:rFonts w:asciiTheme="minorHAnsi" w:hAnsiTheme="minorHAnsi"/>
          <w:spacing w:val="-6"/>
        </w:rPr>
        <w:t xml:space="preserve"> </w:t>
      </w:r>
      <w:r>
        <w:rPr>
          <w:rFonts w:asciiTheme="minorHAnsi" w:hAnsiTheme="minorHAnsi"/>
        </w:rPr>
        <w:t>Request</w:t>
      </w:r>
      <w:r>
        <w:rPr>
          <w:rFonts w:asciiTheme="minorHAnsi" w:hAnsiTheme="minorHAnsi"/>
          <w:spacing w:val="-4"/>
        </w:rPr>
        <w:t xml:space="preserve"> </w:t>
      </w:r>
      <w:r>
        <w:rPr>
          <w:rFonts w:asciiTheme="minorHAnsi" w:hAnsiTheme="minorHAnsi"/>
        </w:rPr>
        <w:t>Closed</w:t>
      </w:r>
      <w:bookmarkEnd w:id="9"/>
      <w:bookmarkEnd w:id="10"/>
    </w:p>
    <w:p>
      <w:pPr>
        <w:pStyle w:val="3"/>
      </w:pPr>
      <w:bookmarkStart w:id="11" w:name="_Toc1218968554"/>
      <w:bookmarkStart w:id="12" w:name="_Toc131196193"/>
      <w:r>
        <w:t>Adding comments</w:t>
      </w:r>
      <w:bookmarkEnd w:id="11"/>
      <w:bookmarkEnd w:id="12"/>
    </w:p>
    <w:p>
      <w:pPr>
        <w:pStyle w:val="69"/>
        <w:rPr>
          <w:sz w:val="17"/>
        </w:rPr>
      </w:pPr>
      <w:r>
        <w:t>The Ticket</w:t>
      </w:r>
      <w:r>
        <w:rPr>
          <w:lang w:val="en-US"/>
        </w:rPr>
        <w:t xml:space="preserve"> team</w:t>
      </w:r>
      <w:r>
        <w:t xml:space="preserve"> can add comments related to the request</w:t>
      </w:r>
      <w:r>
        <w:rPr>
          <w:lang w:val="en-US"/>
        </w:rPr>
        <w:t>. The requestor will receive notifications about these comments via email.</w:t>
      </w:r>
    </w:p>
    <w:p>
      <w:pPr>
        <w:pStyle w:val="69"/>
      </w:pPr>
      <w:r>
        <w:t xml:space="preserve">The </w:t>
      </w:r>
      <w:commentRangeStart w:id="2"/>
      <w:r>
        <w:t>requestor</w:t>
      </w:r>
      <w:ins w:id="28" w:author="asplap2473" w:date="2023-05-15T18:27:18Z">
        <w:r>
          <w:rPr>
            <w:rFonts w:hint="default"/>
            <w:lang w:val="en-US"/>
          </w:rPr>
          <w:t>, tic</w:t>
        </w:r>
      </w:ins>
      <w:ins w:id="29" w:author="asplap2473" w:date="2023-05-15T18:27:19Z">
        <w:r>
          <w:rPr>
            <w:rFonts w:hint="default"/>
            <w:lang w:val="en-US"/>
          </w:rPr>
          <w:t>ket</w:t>
        </w:r>
      </w:ins>
      <w:ins w:id="30" w:author="asplap2473" w:date="2023-05-15T18:27:28Z">
        <w:r>
          <w:rPr>
            <w:rFonts w:hint="default"/>
            <w:lang w:val="en-US"/>
          </w:rPr>
          <w:t>ing</w:t>
        </w:r>
      </w:ins>
      <w:ins w:id="31" w:author="asplap2473" w:date="2023-05-15T18:27:19Z">
        <w:r>
          <w:rPr>
            <w:rFonts w:hint="default"/>
            <w:lang w:val="en-US"/>
          </w:rPr>
          <w:t xml:space="preserve"> </w:t>
        </w:r>
      </w:ins>
      <w:ins w:id="32" w:author="asplap2473" w:date="2023-05-15T18:27:20Z">
        <w:r>
          <w:rPr>
            <w:rFonts w:hint="default"/>
            <w:lang w:val="en-US"/>
          </w:rPr>
          <w:t>tea</w:t>
        </w:r>
      </w:ins>
      <w:ins w:id="33" w:author="asplap2473" w:date="2023-05-15T18:27:21Z">
        <w:r>
          <w:rPr>
            <w:rFonts w:hint="default"/>
            <w:lang w:val="en-US"/>
          </w:rPr>
          <w:t>m and a</w:t>
        </w:r>
      </w:ins>
      <w:ins w:id="34" w:author="asplap2473" w:date="2023-05-15T18:27:22Z">
        <w:r>
          <w:rPr>
            <w:rFonts w:hint="default"/>
            <w:lang w:val="en-US"/>
          </w:rPr>
          <w:t>pprover</w:t>
        </w:r>
      </w:ins>
      <w:r>
        <w:t xml:space="preserve"> </w:t>
      </w:r>
      <w:commentRangeEnd w:id="2"/>
      <w:r>
        <w:rPr>
          <w:rStyle w:val="15"/>
          <w:lang w:val="pl-PL"/>
        </w:rPr>
        <w:commentReference w:id="2"/>
      </w:r>
      <w:r>
        <w:t>can also view the</w:t>
      </w:r>
      <w:ins w:id="35" w:author="asplap2473" w:date="2023-05-15T18:27:34Z">
        <w:r>
          <w:rPr>
            <w:rFonts w:hint="default"/>
            <w:lang w:val="en-US"/>
          </w:rPr>
          <w:t xml:space="preserve"> </w:t>
        </w:r>
      </w:ins>
      <w:r>
        <w:t>previously entered comments in this tab.</w:t>
      </w:r>
    </w:p>
    <w:p>
      <w:pPr>
        <w:pStyle w:val="3"/>
      </w:pPr>
      <w:bookmarkStart w:id="13" w:name="_Toc287201757"/>
      <w:bookmarkStart w:id="14" w:name="_Toc2035016450"/>
      <w:r>
        <w:t>Closing the request</w:t>
      </w:r>
      <w:bookmarkEnd w:id="13"/>
      <w:bookmarkEnd w:id="14"/>
    </w:p>
    <w:p>
      <w:pPr>
        <w:pStyle w:val="69"/>
      </w:pPr>
      <w:r>
        <w:t>The Ticket team closes the process by checking the ‘Ticket Processed’ check box and clicking the save button.</w:t>
      </w:r>
    </w:p>
    <w:p>
      <w:pPr>
        <w:pStyle w:val="69"/>
        <w:rPr>
          <w:ins w:id="36" w:author="asplap2473" w:date="2023-05-15T18:52:03Z"/>
        </w:rPr>
      </w:pPr>
      <w:r>
        <w:t xml:space="preserve">Once the request </w:t>
      </w:r>
      <w:r>
        <w:rPr>
          <w:lang w:val="en-US"/>
        </w:rPr>
        <w:t xml:space="preserve">is </w:t>
      </w:r>
      <w:r>
        <w:t>‘Processed’, the requestor and approver are notified via email.</w:t>
      </w:r>
    </w:p>
    <w:p>
      <w:pPr>
        <w:keepNext w:val="0"/>
        <w:keepLines w:val="0"/>
        <w:widowControl/>
        <w:suppressLineNumbers w:val="0"/>
        <w:jc w:val="left"/>
        <w:rPr>
          <w:ins w:id="37" w:author="asplap2473" w:date="2023-05-15T18:52:06Z"/>
        </w:rPr>
      </w:pPr>
      <w:ins w:id="38" w:author="asplap2473" w:date="2023-05-15T18:52:06Z">
        <w:r>
          <w:rPr>
            <w:rFonts w:ascii="SimSun" w:hAnsi="SimSun" w:eastAsia="SimSun" w:cs="SimSun"/>
            <w:kern w:val="0"/>
            <w:sz w:val="24"/>
            <w:szCs w:val="24"/>
            <w:lang w:val="en-US" w:eastAsia="zh-CN" w:bidi="ar"/>
          </w:rPr>
          <w:drawing>
            <wp:inline distT="0" distB="0" distL="114300" distR="114300">
              <wp:extent cx="5925185" cy="1543050"/>
              <wp:effectExtent l="0" t="0" r="18415" b="0"/>
              <wp:docPr id="9"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IMG_256"/>
                      <pic:cNvPicPr>
                        <a:picLocks noChangeAspect="1"/>
                      </pic:cNvPicPr>
                    </pic:nvPicPr>
                    <pic:blipFill>
                      <a:blip r:embed="rId16"/>
                      <a:stretch>
                        <a:fillRect/>
                      </a:stretch>
                    </pic:blipFill>
                    <pic:spPr>
                      <a:xfrm>
                        <a:off x="0" y="0"/>
                        <a:ext cx="5925185" cy="1543050"/>
                      </a:xfrm>
                      <a:prstGeom prst="rect">
                        <a:avLst/>
                      </a:prstGeom>
                      <a:noFill/>
                      <a:ln w="9525">
                        <a:noFill/>
                      </a:ln>
                    </pic:spPr>
                  </pic:pic>
                </a:graphicData>
              </a:graphic>
            </wp:inline>
          </w:drawing>
        </w:r>
      </w:ins>
    </w:p>
    <w:p>
      <w:pPr>
        <w:pStyle w:val="69"/>
        <w:numPr>
          <w:ilvl w:val="0"/>
          <w:numId w:val="0"/>
        </w:numPr>
        <w:spacing w:after="120" w:line="259" w:lineRule="auto"/>
        <w:contextualSpacing w:val="0"/>
        <w:jc w:val="left"/>
      </w:pPr>
    </w:p>
    <w:p>
      <w:pPr>
        <w:rPr>
          <w:del w:id="40" w:author="asplap2473" w:date="2023-05-15T18:52:38Z"/>
        </w:rPr>
      </w:pPr>
    </w:p>
    <w:p>
      <w:r>
        <w:t>After the Ticket is fulfilled/processed by the respective team, the</w:t>
      </w:r>
      <w:r>
        <w:rPr>
          <w:lang w:val="en-US"/>
        </w:rPr>
        <w:t xml:space="preserve"> domestic</w:t>
      </w:r>
      <w:r>
        <w:t xml:space="preserve"> travel request is moved to </w:t>
      </w:r>
      <w:r>
        <w:rPr>
          <w:b/>
          <w:bCs/>
        </w:rPr>
        <w:t>Closed</w:t>
      </w:r>
      <w:r>
        <w:t xml:space="preserve"> status.</w:t>
      </w:r>
    </w:p>
    <w:p/>
    <w:p/>
    <w:p>
      <w:pPr>
        <w:pStyle w:val="2"/>
      </w:pPr>
      <w:bookmarkStart w:id="15" w:name="_Toc1690052875"/>
      <w:bookmarkStart w:id="16" w:name="_Toc842426835"/>
      <w:r>
        <mc:AlternateContent>
          <mc:Choice Requires="wps">
            <w:drawing>
              <wp:anchor distT="0" distB="0" distL="114300" distR="114300" simplePos="0" relativeHeight="251664384" behindDoc="1" locked="0" layoutInCell="1" allowOverlap="1">
                <wp:simplePos x="0" y="0"/>
                <wp:positionH relativeFrom="page">
                  <wp:posOffset>1123315</wp:posOffset>
                </wp:positionH>
                <wp:positionV relativeFrom="paragraph">
                  <wp:posOffset>321310</wp:posOffset>
                </wp:positionV>
                <wp:extent cx="5534025" cy="5715"/>
                <wp:effectExtent l="0" t="0" r="0" b="0"/>
                <wp:wrapTopAndBottom/>
                <wp:docPr id="34" name="Rectangles 34"/>
                <wp:cNvGraphicFramePr/>
                <a:graphic xmlns:a="http://schemas.openxmlformats.org/drawingml/2006/main">
                  <a:graphicData uri="http://schemas.microsoft.com/office/word/2010/wordprocessingShape">
                    <wps:wsp>
                      <wps:cNvSpPr/>
                      <wps:spPr>
                        <a:xfrm>
                          <a:off x="0" y="0"/>
                          <a:ext cx="5534025" cy="5715"/>
                        </a:xfrm>
                        <a:prstGeom prst="rect">
                          <a:avLst/>
                        </a:prstGeom>
                        <a:solidFill>
                          <a:srgbClr val="000000"/>
                        </a:solidFill>
                        <a:ln>
                          <a:noFill/>
                        </a:ln>
                      </wps:spPr>
                      <wps:bodyPr upright="1"/>
                    </wps:wsp>
                  </a:graphicData>
                </a:graphic>
              </wp:anchor>
            </w:drawing>
          </mc:Choice>
          <mc:Fallback>
            <w:pict>
              <v:rect id="_x0000_s1026" o:spid="_x0000_s1026" o:spt="1" style="position:absolute;left:0pt;margin-left:88.45pt;margin-top:25.3pt;height:0.45pt;width:435.75pt;mso-position-horizontal-relative:page;mso-wrap-distance-bottom:0pt;mso-wrap-distance-top:0pt;z-index:-251652096;mso-width-relative:page;mso-height-relative:page;" fillcolor="#000000" filled="t" stroked="f" coordsize="21600,21600" o:gfxdata="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zveBjNkAAAAKAQAA&#10;DwAAAAAAAAABACAAAAAiAAAAZHJzL2Rvd25yZXYueG1sUEsBAhQAFAAAAAgAh07iQJN5tr2mAQAA&#10;YwMAAA4AAAAAAAAAAQAgAAAAKAEAAGRycy9lMm9Eb2MueG1sUEsFBgAAAAAGAAYAWQEAAEAFAAAA&#10;AA==&#10;">
                <v:fill on="t" focussize="0,0"/>
                <v:stroke on="f"/>
                <v:imagedata o:title=""/>
                <o:lock v:ext="edit" aspectratio="f"/>
                <w10:wrap type="topAndBottom"/>
              </v:rect>
            </w:pict>
          </mc:Fallback>
        </mc:AlternateContent>
      </w:r>
      <w:bookmarkStart w:id="17" w:name="_bookmark10"/>
      <w:bookmarkEnd w:id="17"/>
      <w:r>
        <w:t>Search requests</w:t>
      </w:r>
      <w:bookmarkEnd w:id="15"/>
      <w:bookmarkEnd w:id="16"/>
    </w:p>
    <w:p>
      <w:r>
        <w:t>Users can search for related requests either by typing the travel request ID or traveler name in the seach bar. Search results may vary depending upon the current user’s permissions. For example, a  Requestor can view only their own requests, an Approver can view their own request and that of approval</w:t>
      </w:r>
      <w:r>
        <w:rPr>
          <w:rFonts w:hint="default"/>
          <w:lang w:val="en-US"/>
        </w:rPr>
        <w:t xml:space="preserve"> / approved</w:t>
      </w:r>
      <w:r>
        <w:t xml:space="preserve"> requests</w:t>
      </w:r>
      <w:ins w:id="41" w:author="asplap2473" w:date="2023-05-15T18:30:23Z">
        <w:r>
          <w:rPr>
            <w:rFonts w:hint="default"/>
            <w:lang w:val="en-US"/>
          </w:rPr>
          <w:t>.</w:t>
        </w:r>
      </w:ins>
    </w:p>
    <w:p>
      <w:r>
        <w:drawing>
          <wp:inline distT="0" distB="0" distL="114300" distR="114300">
            <wp:extent cx="3654425" cy="533400"/>
            <wp:effectExtent l="0" t="0" r="3175" b="0"/>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
                    <pic:cNvPicPr>
                      <a:picLocks noChangeAspect="1"/>
                    </pic:cNvPicPr>
                  </pic:nvPicPr>
                  <pic:blipFill>
                    <a:blip r:embed="rId17"/>
                    <a:stretch>
                      <a:fillRect/>
                    </a:stretch>
                  </pic:blipFill>
                  <pic:spPr>
                    <a:xfrm>
                      <a:off x="0" y="0"/>
                      <a:ext cx="3654425" cy="533400"/>
                    </a:xfrm>
                    <a:prstGeom prst="rect">
                      <a:avLst/>
                    </a:prstGeom>
                    <a:noFill/>
                    <a:ln>
                      <a:noFill/>
                    </a:ln>
                  </pic:spPr>
                </pic:pic>
              </a:graphicData>
            </a:graphic>
          </wp:inline>
        </w:drawing>
      </w:r>
    </w:p>
    <w:p>
      <w:pPr>
        <w:jc w:val="left"/>
        <w:rPr>
          <w:lang w:val="en-GB"/>
        </w:rPr>
      </w:pPr>
    </w:p>
    <w:p>
      <w:pPr>
        <w:pStyle w:val="2"/>
      </w:pPr>
      <w:bookmarkStart w:id="18" w:name="_Toc2130570263"/>
      <w:bookmarkStart w:id="19" w:name="_Toc100243752"/>
      <w:bookmarkStart w:id="20" w:name="_Toc97733528"/>
      <w:r>
        <w:t>Modification History</w:t>
      </w:r>
      <w:bookmarkEnd w:id="18"/>
      <w:bookmarkEnd w:id="19"/>
      <w:bookmarkEnd w:id="20"/>
    </w:p>
    <w:tbl>
      <w:tblPr>
        <w:tblStyle w:val="12"/>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48"/>
        <w:gridCol w:w="2701"/>
        <w:gridCol w:w="3241"/>
        <w:gridCol w:w="136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6" w:hRule="atLeast"/>
        </w:trPr>
        <w:tc>
          <w:tcPr>
            <w:tcW w:w="1548" w:type="dxa"/>
            <w:tcBorders>
              <w:top w:val="single" w:color="231F20" w:themeColor="text1" w:sz="4" w:space="0"/>
              <w:left w:val="single" w:color="231F20" w:themeColor="text1" w:sz="4" w:space="0"/>
              <w:bottom w:val="single" w:color="231F20" w:themeColor="text1" w:sz="4" w:space="0"/>
              <w:right w:val="single" w:color="231F20" w:themeColor="text1" w:sz="4" w:space="0"/>
            </w:tcBorders>
            <w:shd w:val="clear" w:color="auto" w:fill="C1C1C1"/>
          </w:tcPr>
          <w:p>
            <w:pPr>
              <w:pStyle w:val="57"/>
              <w:spacing w:before="57"/>
              <w:ind w:left="533" w:right="519"/>
              <w:jc w:val="center"/>
              <w:rPr>
                <w:b/>
                <w:sz w:val="17"/>
              </w:rPr>
            </w:pPr>
            <w:r>
              <w:rPr>
                <w:b/>
                <w:sz w:val="17"/>
              </w:rPr>
              <w:t>Date</w:t>
            </w:r>
          </w:p>
        </w:tc>
        <w:tc>
          <w:tcPr>
            <w:tcW w:w="2701" w:type="dxa"/>
            <w:tcBorders>
              <w:top w:val="single" w:color="231F20" w:themeColor="text1" w:sz="4" w:space="0"/>
              <w:left w:val="single" w:color="231F20" w:themeColor="text1" w:sz="4" w:space="0"/>
              <w:bottom w:val="single" w:color="231F20" w:themeColor="text1" w:sz="4" w:space="0"/>
              <w:right w:val="single" w:color="231F20" w:themeColor="text1" w:sz="4" w:space="0"/>
            </w:tcBorders>
            <w:shd w:val="clear" w:color="auto" w:fill="C1C1C1"/>
          </w:tcPr>
          <w:p>
            <w:pPr>
              <w:pStyle w:val="57"/>
              <w:spacing w:before="57"/>
              <w:ind w:left="883"/>
              <w:rPr>
                <w:b/>
                <w:sz w:val="17"/>
              </w:rPr>
            </w:pPr>
            <w:r>
              <w:rPr>
                <w:b/>
                <w:sz w:val="17"/>
              </w:rPr>
              <w:t>Author(s)</w:t>
            </w:r>
          </w:p>
        </w:tc>
        <w:tc>
          <w:tcPr>
            <w:tcW w:w="3241" w:type="dxa"/>
            <w:tcBorders>
              <w:top w:val="single" w:color="231F20" w:themeColor="text1" w:sz="4" w:space="0"/>
              <w:left w:val="single" w:color="231F20" w:themeColor="text1" w:sz="4" w:space="0"/>
              <w:bottom w:val="single" w:color="231F20" w:themeColor="text1" w:sz="4" w:space="0"/>
              <w:right w:val="single" w:color="231F20" w:themeColor="text1" w:sz="4" w:space="0"/>
            </w:tcBorders>
            <w:shd w:val="clear" w:color="auto" w:fill="C1C1C1"/>
          </w:tcPr>
          <w:p>
            <w:pPr>
              <w:pStyle w:val="57"/>
              <w:spacing w:before="57"/>
              <w:ind w:left="690"/>
              <w:rPr>
                <w:b/>
                <w:sz w:val="17"/>
              </w:rPr>
            </w:pPr>
            <w:r>
              <w:rPr>
                <w:b/>
                <w:sz w:val="17"/>
              </w:rPr>
              <w:t>Change</w:t>
            </w:r>
            <w:r>
              <w:rPr>
                <w:b/>
                <w:spacing w:val="-6"/>
                <w:sz w:val="17"/>
              </w:rPr>
              <w:t xml:space="preserve"> </w:t>
            </w:r>
            <w:r>
              <w:rPr>
                <w:b/>
                <w:sz w:val="17"/>
              </w:rPr>
              <w:t>Description</w:t>
            </w:r>
          </w:p>
        </w:tc>
        <w:tc>
          <w:tcPr>
            <w:tcW w:w="1368" w:type="dxa"/>
            <w:tcBorders>
              <w:top w:val="single" w:color="231F20" w:themeColor="text1" w:sz="4" w:space="0"/>
              <w:left w:val="single" w:color="231F20" w:themeColor="text1" w:sz="4" w:space="0"/>
              <w:bottom w:val="single" w:color="231F20" w:themeColor="text1" w:sz="4" w:space="0"/>
              <w:right w:val="single" w:color="231F20" w:themeColor="text1" w:sz="4" w:space="0"/>
            </w:tcBorders>
            <w:shd w:val="clear" w:color="auto" w:fill="C1C1C1"/>
          </w:tcPr>
          <w:p>
            <w:pPr>
              <w:pStyle w:val="57"/>
              <w:spacing w:before="57"/>
              <w:ind w:left="323"/>
              <w:rPr>
                <w:b/>
                <w:sz w:val="17"/>
              </w:rPr>
            </w:pPr>
            <w:r>
              <w:rPr>
                <w:b/>
                <w:sz w:val="17"/>
              </w:rPr>
              <w:t>Version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1548" w:type="dxa"/>
            <w:tcBorders>
              <w:top w:val="single" w:color="231F20" w:themeColor="text1" w:sz="4" w:space="0"/>
              <w:left w:val="single" w:color="231F20" w:themeColor="text1" w:sz="4" w:space="0"/>
              <w:bottom w:val="single" w:color="231F20" w:themeColor="text1" w:sz="4" w:space="0"/>
              <w:right w:val="single" w:color="231F20" w:themeColor="text1" w:sz="4" w:space="0"/>
            </w:tcBorders>
          </w:tcPr>
          <w:p>
            <w:pPr>
              <w:pStyle w:val="57"/>
              <w:ind w:left="0"/>
              <w:rPr>
                <w:rFonts w:asciiTheme="minorHAnsi" w:hAnsiTheme="minorHAnsi"/>
                <w:sz w:val="17"/>
              </w:rPr>
            </w:pPr>
            <w:r>
              <w:rPr>
                <w:rFonts w:asciiTheme="minorHAnsi" w:hAnsiTheme="minorHAnsi"/>
                <w:sz w:val="17"/>
              </w:rPr>
              <w:t>09-May-2023</w:t>
            </w:r>
          </w:p>
        </w:tc>
        <w:tc>
          <w:tcPr>
            <w:tcW w:w="2701" w:type="dxa"/>
            <w:tcBorders>
              <w:top w:val="single" w:color="231F20" w:themeColor="text1" w:sz="4" w:space="0"/>
              <w:left w:val="single" w:color="231F20" w:themeColor="text1" w:sz="4" w:space="0"/>
              <w:bottom w:val="single" w:color="231F20" w:themeColor="text1" w:sz="4" w:space="0"/>
              <w:right w:val="single" w:color="231F20" w:themeColor="text1" w:sz="4" w:space="0"/>
            </w:tcBorders>
          </w:tcPr>
          <w:p>
            <w:pPr>
              <w:pStyle w:val="57"/>
              <w:rPr>
                <w:rFonts w:asciiTheme="minorHAnsi" w:hAnsiTheme="minorHAnsi"/>
                <w:sz w:val="17"/>
              </w:rPr>
            </w:pPr>
            <w:r>
              <w:rPr>
                <w:rFonts w:asciiTheme="minorHAnsi" w:hAnsiTheme="minorHAnsi"/>
                <w:sz w:val="17"/>
              </w:rPr>
              <w:t>Bala B</w:t>
            </w:r>
          </w:p>
        </w:tc>
        <w:tc>
          <w:tcPr>
            <w:tcW w:w="3241" w:type="dxa"/>
            <w:tcBorders>
              <w:top w:val="single" w:color="231F20" w:themeColor="text1" w:sz="4" w:space="0"/>
              <w:left w:val="single" w:color="231F20" w:themeColor="text1" w:sz="4" w:space="0"/>
              <w:bottom w:val="single" w:color="231F20" w:themeColor="text1" w:sz="4" w:space="0"/>
              <w:right w:val="single" w:color="231F20" w:themeColor="text1" w:sz="4" w:space="0"/>
            </w:tcBorders>
          </w:tcPr>
          <w:p>
            <w:pPr>
              <w:pStyle w:val="57"/>
              <w:rPr>
                <w:rFonts w:asciiTheme="minorHAnsi" w:hAnsiTheme="minorHAnsi"/>
                <w:sz w:val="17"/>
              </w:rPr>
            </w:pPr>
            <w:r>
              <w:rPr>
                <w:rFonts w:asciiTheme="minorHAnsi" w:hAnsiTheme="minorHAnsi"/>
                <w:sz w:val="17"/>
              </w:rPr>
              <w:t>Initial</w:t>
            </w:r>
            <w:r>
              <w:rPr>
                <w:rFonts w:asciiTheme="minorHAnsi" w:hAnsiTheme="minorHAnsi"/>
                <w:spacing w:val="-2"/>
                <w:sz w:val="17"/>
              </w:rPr>
              <w:t xml:space="preserve"> </w:t>
            </w:r>
            <w:r>
              <w:rPr>
                <w:rFonts w:asciiTheme="minorHAnsi" w:hAnsiTheme="minorHAnsi"/>
                <w:sz w:val="17"/>
              </w:rPr>
              <w:t>Version</w:t>
            </w:r>
          </w:p>
        </w:tc>
        <w:tc>
          <w:tcPr>
            <w:tcW w:w="1368" w:type="dxa"/>
            <w:tcBorders>
              <w:top w:val="single" w:color="231F20" w:themeColor="text1" w:sz="4" w:space="0"/>
              <w:left w:val="single" w:color="231F20" w:themeColor="text1" w:sz="4" w:space="0"/>
              <w:bottom w:val="single" w:color="231F20" w:themeColor="text1" w:sz="4" w:space="0"/>
              <w:right w:val="single" w:color="231F20" w:themeColor="text1" w:sz="4" w:space="0"/>
            </w:tcBorders>
          </w:tcPr>
          <w:p>
            <w:pPr>
              <w:pStyle w:val="57"/>
              <w:ind w:left="106"/>
              <w:rPr>
                <w:rFonts w:asciiTheme="minorHAnsi" w:hAnsiTheme="minorHAnsi"/>
                <w:sz w:val="17"/>
              </w:rPr>
            </w:pPr>
            <w:r>
              <w:rPr>
                <w:rFonts w:asciiTheme="minorHAnsi" w:hAnsiTheme="minorHAnsi"/>
                <w:sz w:val="17"/>
              </w:rPr>
              <w:t>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548" w:type="dxa"/>
            <w:tcBorders>
              <w:top w:val="single" w:color="231F20" w:themeColor="text1" w:sz="4" w:space="0"/>
              <w:left w:val="single" w:color="231F20" w:themeColor="text1" w:sz="4" w:space="0"/>
              <w:bottom w:val="single" w:color="231F20" w:themeColor="text1" w:sz="4" w:space="0"/>
              <w:right w:val="single" w:color="231F20" w:themeColor="text1" w:sz="4" w:space="0"/>
            </w:tcBorders>
          </w:tcPr>
          <w:p>
            <w:pPr>
              <w:pStyle w:val="57"/>
              <w:ind w:left="0"/>
              <w:rPr>
                <w:rFonts w:asciiTheme="minorHAnsi" w:hAnsiTheme="minorHAnsi"/>
                <w:sz w:val="17"/>
              </w:rPr>
            </w:pPr>
            <w:r>
              <w:rPr>
                <w:rFonts w:asciiTheme="minorHAnsi" w:hAnsiTheme="minorHAnsi"/>
                <w:sz w:val="17"/>
              </w:rPr>
              <w:t>10-May-2023</w:t>
            </w:r>
          </w:p>
        </w:tc>
        <w:tc>
          <w:tcPr>
            <w:tcW w:w="2701" w:type="dxa"/>
            <w:tcBorders>
              <w:top w:val="single" w:color="231F20" w:themeColor="text1" w:sz="4" w:space="0"/>
              <w:left w:val="single" w:color="231F20" w:themeColor="text1" w:sz="4" w:space="0"/>
              <w:bottom w:val="single" w:color="231F20" w:themeColor="text1" w:sz="4" w:space="0"/>
              <w:right w:val="single" w:color="231F20" w:themeColor="text1" w:sz="4" w:space="0"/>
            </w:tcBorders>
          </w:tcPr>
          <w:p>
            <w:pPr>
              <w:pStyle w:val="57"/>
              <w:rPr>
                <w:rFonts w:asciiTheme="minorHAnsi" w:hAnsiTheme="minorHAnsi"/>
                <w:sz w:val="17"/>
              </w:rPr>
            </w:pPr>
            <w:r>
              <w:rPr>
                <w:rFonts w:asciiTheme="minorHAnsi" w:hAnsiTheme="minorHAnsi"/>
                <w:sz w:val="17"/>
              </w:rPr>
              <w:t>Ganesh</w:t>
            </w:r>
            <w:r>
              <w:rPr>
                <w:rFonts w:asciiTheme="minorHAnsi" w:hAnsiTheme="minorHAnsi"/>
                <w:spacing w:val="-1"/>
                <w:sz w:val="17"/>
              </w:rPr>
              <w:t xml:space="preserve"> </w:t>
            </w:r>
            <w:r>
              <w:rPr>
                <w:rFonts w:asciiTheme="minorHAnsi" w:hAnsiTheme="minorHAnsi"/>
                <w:sz w:val="17"/>
              </w:rPr>
              <w:t>V</w:t>
            </w:r>
          </w:p>
        </w:tc>
        <w:tc>
          <w:tcPr>
            <w:tcW w:w="3241" w:type="dxa"/>
            <w:tcBorders>
              <w:top w:val="single" w:color="231F20" w:themeColor="text1" w:sz="4" w:space="0"/>
              <w:left w:val="single" w:color="231F20" w:themeColor="text1" w:sz="4" w:space="0"/>
              <w:bottom w:val="single" w:color="231F20" w:themeColor="text1" w:sz="4" w:space="0"/>
              <w:right w:val="single" w:color="231F20" w:themeColor="text1" w:sz="4" w:space="0"/>
            </w:tcBorders>
          </w:tcPr>
          <w:p>
            <w:pPr>
              <w:pStyle w:val="57"/>
              <w:rPr>
                <w:rFonts w:asciiTheme="minorHAnsi" w:hAnsiTheme="minorHAnsi"/>
                <w:sz w:val="17"/>
              </w:rPr>
            </w:pPr>
            <w:r>
              <w:rPr>
                <w:rFonts w:asciiTheme="minorHAnsi" w:hAnsiTheme="minorHAnsi"/>
                <w:sz w:val="17"/>
              </w:rPr>
              <w:t>Reviewed and updated</w:t>
            </w:r>
          </w:p>
        </w:tc>
        <w:tc>
          <w:tcPr>
            <w:tcW w:w="1368" w:type="dxa"/>
            <w:tcBorders>
              <w:top w:val="single" w:color="231F20" w:themeColor="text1" w:sz="4" w:space="0"/>
              <w:left w:val="single" w:color="231F20" w:themeColor="text1" w:sz="4" w:space="0"/>
              <w:bottom w:val="single" w:color="231F20" w:themeColor="text1" w:sz="4" w:space="0"/>
              <w:right w:val="single" w:color="231F20" w:themeColor="text1" w:sz="4" w:space="0"/>
            </w:tcBorders>
          </w:tcPr>
          <w:p>
            <w:pPr>
              <w:pStyle w:val="57"/>
              <w:ind w:left="106"/>
              <w:rPr>
                <w:rFonts w:asciiTheme="minorHAnsi" w:hAnsiTheme="minorHAnsi"/>
                <w:sz w:val="17"/>
              </w:rPr>
            </w:pPr>
            <w:r>
              <w:rPr>
                <w:rFonts w:asciiTheme="minorHAnsi" w:hAnsiTheme="minorHAnsi"/>
                <w:sz w:val="17"/>
              </w:rPr>
              <w:t>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1548" w:type="dxa"/>
            <w:tcBorders>
              <w:top w:val="single" w:color="231F20" w:themeColor="text1" w:sz="4" w:space="0"/>
              <w:left w:val="single" w:color="231F20" w:themeColor="text1" w:sz="4" w:space="0"/>
              <w:bottom w:val="single" w:color="231F20" w:themeColor="text1" w:sz="4" w:space="0"/>
              <w:right w:val="single" w:color="231F20" w:themeColor="text1" w:sz="4" w:space="0"/>
            </w:tcBorders>
          </w:tcPr>
          <w:p>
            <w:pPr>
              <w:pStyle w:val="57"/>
              <w:spacing w:before="64"/>
              <w:ind w:left="0"/>
              <w:rPr>
                <w:rFonts w:asciiTheme="minorHAnsi" w:hAnsiTheme="minorHAnsi"/>
                <w:sz w:val="17"/>
              </w:rPr>
            </w:pPr>
            <w:r>
              <w:rPr>
                <w:rFonts w:asciiTheme="minorHAnsi" w:hAnsiTheme="minorHAnsi"/>
                <w:sz w:val="17"/>
              </w:rPr>
              <w:t>11-May- 2023</w:t>
            </w:r>
          </w:p>
        </w:tc>
        <w:tc>
          <w:tcPr>
            <w:tcW w:w="2701" w:type="dxa"/>
            <w:tcBorders>
              <w:top w:val="single" w:color="231F20" w:themeColor="text1" w:sz="4" w:space="0"/>
              <w:left w:val="single" w:color="231F20" w:themeColor="text1" w:sz="4" w:space="0"/>
              <w:bottom w:val="single" w:color="231F20" w:themeColor="text1" w:sz="4" w:space="0"/>
              <w:right w:val="single" w:color="231F20" w:themeColor="text1" w:sz="4" w:space="0"/>
            </w:tcBorders>
          </w:tcPr>
          <w:p>
            <w:pPr>
              <w:pStyle w:val="57"/>
              <w:spacing w:before="64"/>
              <w:rPr>
                <w:rFonts w:asciiTheme="minorHAnsi" w:hAnsiTheme="minorHAnsi"/>
                <w:sz w:val="17"/>
              </w:rPr>
            </w:pPr>
            <w:r>
              <w:rPr>
                <w:rFonts w:asciiTheme="minorHAnsi" w:hAnsiTheme="minorHAnsi"/>
                <w:sz w:val="17"/>
              </w:rPr>
              <w:t>Venkatesh K</w:t>
            </w:r>
          </w:p>
        </w:tc>
        <w:tc>
          <w:tcPr>
            <w:tcW w:w="3241" w:type="dxa"/>
            <w:tcBorders>
              <w:top w:val="single" w:color="231F20" w:themeColor="text1" w:sz="4" w:space="0"/>
              <w:left w:val="single" w:color="231F20" w:themeColor="text1" w:sz="4" w:space="0"/>
              <w:bottom w:val="single" w:color="231F20" w:themeColor="text1" w:sz="4" w:space="0"/>
              <w:right w:val="single" w:color="231F20" w:themeColor="text1" w:sz="4" w:space="0"/>
            </w:tcBorders>
          </w:tcPr>
          <w:p>
            <w:pPr>
              <w:pStyle w:val="57"/>
              <w:spacing w:before="64"/>
              <w:rPr>
                <w:rFonts w:asciiTheme="minorHAnsi" w:hAnsiTheme="minorHAnsi"/>
                <w:sz w:val="17"/>
              </w:rPr>
            </w:pPr>
            <w:r>
              <w:rPr>
                <w:rFonts w:asciiTheme="minorHAnsi" w:hAnsiTheme="minorHAnsi"/>
                <w:sz w:val="17"/>
              </w:rPr>
              <w:t>Reviewed and baselined</w:t>
            </w:r>
          </w:p>
        </w:tc>
        <w:tc>
          <w:tcPr>
            <w:tcW w:w="1368" w:type="dxa"/>
            <w:tcBorders>
              <w:top w:val="single" w:color="231F20" w:themeColor="text1" w:sz="4" w:space="0"/>
              <w:left w:val="single" w:color="231F20" w:themeColor="text1" w:sz="4" w:space="0"/>
              <w:bottom w:val="single" w:color="231F20" w:themeColor="text1" w:sz="4" w:space="0"/>
              <w:right w:val="single" w:color="231F20" w:themeColor="text1" w:sz="4" w:space="0"/>
            </w:tcBorders>
          </w:tcPr>
          <w:p>
            <w:pPr>
              <w:pStyle w:val="57"/>
              <w:spacing w:before="64"/>
              <w:ind w:left="106"/>
              <w:rPr>
                <w:rFonts w:asciiTheme="minorHAnsi" w:hAnsiTheme="minorHAnsi"/>
                <w:sz w:val="17"/>
              </w:rPr>
            </w:pPr>
            <w:r>
              <w:rPr>
                <w:rFonts w:asciiTheme="minorHAnsi" w:hAnsiTheme="minorHAnsi"/>
                <w:sz w:val="17"/>
              </w:rPr>
              <w:t>1.0</w:t>
            </w:r>
          </w:p>
        </w:tc>
      </w:tr>
    </w:tbl>
    <w:p>
      <w:pPr>
        <w:jc w:val="left"/>
        <w:rPr>
          <w:lang w:val="en-GB"/>
        </w:rPr>
      </w:pPr>
    </w:p>
    <w:sectPr>
      <w:footerReference r:id="rId7" w:type="default"/>
      <w:pgSz w:w="11906" w:h="16838"/>
      <w:pgMar w:top="1701" w:right="1418" w:bottom="1985" w:left="1418" w:header="397" w:footer="397" w:gutter="0"/>
      <w:cols w:space="708" w:num="1"/>
      <w:titlePg/>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Lakshmi Krishnamoorthy" w:date="2023-05-15T15:12:00Z" w:initials="LK">
    <w:p w14:paraId="45821256">
      <w:pPr>
        <w:pStyle w:val="16"/>
        <w:jc w:val="left"/>
      </w:pPr>
      <w:r>
        <w:rPr>
          <w:lang w:val="en-IN"/>
        </w:rPr>
        <w:t>Please check size of screenshot - should not be distorted</w:t>
      </w:r>
    </w:p>
  </w:comment>
  <w:comment w:id="1" w:author="Lakshmi Krishnamoorthy" w:date="2023-05-15T15:11:00Z" w:initials="LK">
    <w:p w14:paraId="50254928">
      <w:pPr>
        <w:pStyle w:val="16"/>
        <w:jc w:val="left"/>
      </w:pPr>
      <w:r>
        <w:rPr>
          <w:lang w:val="en-IN"/>
        </w:rPr>
        <w:t>Please check size of screenshot - should not be distorted</w:t>
      </w:r>
    </w:p>
  </w:comment>
  <w:comment w:id="2" w:author="Lakshmi Krishnamoorthy" w:date="2023-05-15T15:30:00Z" w:initials="LK">
    <w:p w14:paraId="29780916">
      <w:pPr>
        <w:pStyle w:val="16"/>
        <w:jc w:val="left"/>
      </w:pPr>
      <w:r>
        <w:rPr>
          <w:lang w:val="en-IN"/>
        </w:rPr>
        <w:t>Is it requestor here or ticket team?</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5821256" w15:done="1"/>
  <w15:commentEx w15:paraId="50254928" w15:done="0"/>
  <w15:commentEx w15:paraId="2978091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swiss"/>
    <w:pitch w:val="default"/>
    <w:sig w:usb0="E4002EFF" w:usb1="C000E47F" w:usb2="00000009" w:usb3="00000000" w:csb0="200001FF" w:csb1="00000000"/>
  </w:font>
  <w:font w:name="Verdana">
    <w:panose1 w:val="020B0604030504040204"/>
    <w:charset w:val="00"/>
    <w:family w:val="swiss"/>
    <w:pitch w:val="default"/>
    <w:sig w:usb0="A00006FF" w:usb1="4000205B" w:usb2="00000010" w:usb3="00000000" w:csb0="2000019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18"/>
        <w:lang w:val="en-GB"/>
      </w:rPr>
    </w:pPr>
  </w:p>
  <w:tbl>
    <w:tblPr>
      <w:tblStyle w:val="22"/>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6"/>
      <w:gridCol w:w="9058"/>
      <w:gridCol w:w="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088" w:hRule="atLeast"/>
      </w:trPr>
      <w:tc>
        <w:tcPr>
          <w:tcW w:w="11" w:type="pct"/>
          <w:vAlign w:val="bottom"/>
        </w:tcPr>
        <w:p>
          <w:pPr>
            <w:pStyle w:val="19"/>
            <w:rPr>
              <w:lang w:val="en-GB"/>
            </w:rPr>
          </w:pPr>
        </w:p>
      </w:tc>
      <w:tc>
        <w:tcPr>
          <w:tcW w:w="3323" w:type="pct"/>
        </w:tcPr>
        <w:tbl>
          <w:tblPr>
            <w:tblStyle w:val="22"/>
            <w:tblW w:w="906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354"/>
            <w:gridCol w:w="2366"/>
            <w:gridCol w:w="33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83" w:hRule="atLeast"/>
              <w:jc w:val="center"/>
            </w:trPr>
            <w:tc>
              <w:tcPr>
                <w:tcW w:w="3402" w:type="dxa"/>
                <w:vAlign w:val="bottom"/>
              </w:tcPr>
              <w:p>
                <w:pPr>
                  <w:pStyle w:val="19"/>
                  <w:rPr>
                    <w:lang w:val="en-GB"/>
                  </w:rPr>
                </w:pPr>
                <w:r>
                  <w:rPr>
                    <w:lang w:val="en-GB"/>
                  </w:rPr>
                  <w:t>Document ID: ASP-UM-TRS-IS-V2.0</w:t>
                </w:r>
              </w:p>
            </w:tc>
            <w:tc>
              <w:tcPr>
                <w:tcW w:w="2409" w:type="dxa"/>
                <w:vAlign w:val="bottom"/>
              </w:tcPr>
              <w:p>
                <w:pPr>
                  <w:pStyle w:val="19"/>
                  <w:jc w:val="center"/>
                  <w:rPr>
                    <w:lang w:val="en-GB"/>
                  </w:rPr>
                </w:pPr>
                <w:r>
                  <w:drawing>
                    <wp:anchor distT="0" distB="0" distL="114300" distR="114300" simplePos="0" relativeHeight="251659264" behindDoc="0" locked="0" layoutInCell="1" allowOverlap="1">
                      <wp:simplePos x="0" y="0"/>
                      <wp:positionH relativeFrom="column">
                        <wp:posOffset>462280</wp:posOffset>
                      </wp:positionH>
                      <wp:positionV relativeFrom="page">
                        <wp:posOffset>163195</wp:posOffset>
                      </wp:positionV>
                      <wp:extent cx="428625" cy="494030"/>
                      <wp:effectExtent l="0" t="0" r="9525" b="1270"/>
                      <wp:wrapNone/>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428625" cy="494030"/>
                              </a:xfrm>
                              <a:prstGeom prst="rect">
                                <a:avLst/>
                              </a:prstGeom>
                            </pic:spPr>
                          </pic:pic>
                        </a:graphicData>
                      </a:graphic>
                    </wp:anchor>
                  </w:drawing>
                </w:r>
              </w:p>
            </w:tc>
            <w:tc>
              <w:tcPr>
                <w:tcW w:w="3402" w:type="dxa"/>
                <w:vAlign w:val="bottom"/>
              </w:tcPr>
              <w:p>
                <w:pPr>
                  <w:pStyle w:val="19"/>
                  <w:jc w:val="right"/>
                  <w:rPr>
                    <w:lang w:val="en-GB"/>
                  </w:rPr>
                </w:pPr>
                <w:r>
                  <w:rPr>
                    <w:lang w:val="en-GB"/>
                  </w:rPr>
                  <w:t xml:space="preserve">Page </w:t>
                </w:r>
                <w:r>
                  <w:rPr>
                    <w:lang w:val="en-GB"/>
                  </w:rPr>
                  <w:fldChar w:fldCharType="begin"/>
                </w:r>
                <w:r>
                  <w:rPr>
                    <w:lang w:val="en-GB"/>
                  </w:rPr>
                  <w:instrText xml:space="preserve"> PAGE   \* MERGEFORMAT </w:instrText>
                </w:r>
                <w:r>
                  <w:rPr>
                    <w:lang w:val="en-GB"/>
                  </w:rPr>
                  <w:fldChar w:fldCharType="separate"/>
                </w:r>
                <w:r>
                  <w:rPr>
                    <w:lang w:val="en-GB"/>
                  </w:rPr>
                  <w:t>1</w:t>
                </w:r>
                <w:r>
                  <w:rPr>
                    <w:lang w:val="en-GB"/>
                  </w:rPr>
                  <w:fldChar w:fldCharType="end"/>
                </w:r>
              </w:p>
            </w:tc>
          </w:tr>
        </w:tbl>
        <w:p>
          <w:pPr>
            <w:pStyle w:val="19"/>
            <w:rPr>
              <w:lang w:val="en-GB"/>
            </w:rPr>
          </w:pPr>
        </w:p>
      </w:tc>
      <w:tc>
        <w:tcPr>
          <w:tcW w:w="1666" w:type="pct"/>
          <w:vAlign w:val="bottom"/>
        </w:tcPr>
        <w:p>
          <w:pPr>
            <w:pStyle w:val="19"/>
            <w:rPr>
              <w:lang w:val="en-GB"/>
            </w:rPr>
          </w:pPr>
        </w:p>
      </w:tc>
    </w:tr>
  </w:tbl>
  <w:p>
    <w:pPr>
      <w:pStyle w:val="19"/>
      <w:rPr>
        <w:szCs w:val="18"/>
        <w:lang w:val="en-G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C64436"/>
    <w:multiLevelType w:val="multilevel"/>
    <w:tmpl w:val="0CC6443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2BA50C2C"/>
    <w:multiLevelType w:val="multilevel"/>
    <w:tmpl w:val="2BA50C2C"/>
    <w:lvl w:ilvl="0" w:tentative="0">
      <w:start w:val="0"/>
      <w:numFmt w:val="bullet"/>
      <w:pStyle w:val="65"/>
      <w:lvlText w:val="•"/>
      <w:lvlJc w:val="left"/>
      <w:pPr>
        <w:ind w:left="720" w:hanging="360"/>
      </w:pPr>
      <w:rPr>
        <w:rFonts w:hint="default" w:ascii="Calibri" w:hAnsi="Calibri"/>
        <w:color w:val="6B4987"/>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429F1AD3"/>
    <w:multiLevelType w:val="multilevel"/>
    <w:tmpl w:val="429F1AD3"/>
    <w:lvl w:ilvl="0" w:tentative="0">
      <w:start w:val="1"/>
      <w:numFmt w:val="bullet"/>
      <w:pStyle w:val="58"/>
      <w:lvlText w:val=""/>
      <w:lvlJc w:val="left"/>
      <w:pPr>
        <w:ind w:left="864" w:hanging="360"/>
      </w:pPr>
      <w:rPr>
        <w:rFonts w:hint="default" w:ascii="Symbol" w:hAnsi="Symbol"/>
      </w:rPr>
    </w:lvl>
    <w:lvl w:ilvl="1" w:tentative="0">
      <w:start w:val="1"/>
      <w:numFmt w:val="bullet"/>
      <w:lvlText w:val="o"/>
      <w:lvlJc w:val="left"/>
      <w:pPr>
        <w:ind w:left="1584" w:hanging="360"/>
      </w:pPr>
      <w:rPr>
        <w:rFonts w:hint="default" w:ascii="Courier New" w:hAnsi="Courier New" w:cs="Courier New"/>
      </w:rPr>
    </w:lvl>
    <w:lvl w:ilvl="2" w:tentative="0">
      <w:start w:val="1"/>
      <w:numFmt w:val="bullet"/>
      <w:lvlText w:val=""/>
      <w:lvlJc w:val="left"/>
      <w:pPr>
        <w:ind w:left="2304" w:hanging="360"/>
      </w:pPr>
      <w:rPr>
        <w:rFonts w:hint="default" w:ascii="Wingdings" w:hAnsi="Wingdings"/>
      </w:rPr>
    </w:lvl>
    <w:lvl w:ilvl="3" w:tentative="0">
      <w:start w:val="1"/>
      <w:numFmt w:val="bullet"/>
      <w:lvlText w:val=""/>
      <w:lvlJc w:val="left"/>
      <w:pPr>
        <w:ind w:left="3024" w:hanging="360"/>
      </w:pPr>
      <w:rPr>
        <w:rFonts w:hint="default" w:ascii="Symbol" w:hAnsi="Symbol"/>
      </w:rPr>
    </w:lvl>
    <w:lvl w:ilvl="4" w:tentative="0">
      <w:start w:val="1"/>
      <w:numFmt w:val="bullet"/>
      <w:lvlText w:val="o"/>
      <w:lvlJc w:val="left"/>
      <w:pPr>
        <w:ind w:left="3744" w:hanging="360"/>
      </w:pPr>
      <w:rPr>
        <w:rFonts w:hint="default" w:ascii="Courier New" w:hAnsi="Courier New" w:cs="Courier New"/>
      </w:rPr>
    </w:lvl>
    <w:lvl w:ilvl="5" w:tentative="0">
      <w:start w:val="1"/>
      <w:numFmt w:val="bullet"/>
      <w:lvlText w:val=""/>
      <w:lvlJc w:val="left"/>
      <w:pPr>
        <w:ind w:left="4464" w:hanging="360"/>
      </w:pPr>
      <w:rPr>
        <w:rFonts w:hint="default" w:ascii="Wingdings" w:hAnsi="Wingdings"/>
      </w:rPr>
    </w:lvl>
    <w:lvl w:ilvl="6" w:tentative="0">
      <w:start w:val="1"/>
      <w:numFmt w:val="bullet"/>
      <w:lvlText w:val=""/>
      <w:lvlJc w:val="left"/>
      <w:pPr>
        <w:ind w:left="5184" w:hanging="360"/>
      </w:pPr>
      <w:rPr>
        <w:rFonts w:hint="default" w:ascii="Symbol" w:hAnsi="Symbol"/>
      </w:rPr>
    </w:lvl>
    <w:lvl w:ilvl="7" w:tentative="0">
      <w:start w:val="1"/>
      <w:numFmt w:val="bullet"/>
      <w:lvlText w:val="o"/>
      <w:lvlJc w:val="left"/>
      <w:pPr>
        <w:ind w:left="5904" w:hanging="360"/>
      </w:pPr>
      <w:rPr>
        <w:rFonts w:hint="default" w:ascii="Courier New" w:hAnsi="Courier New" w:cs="Courier New"/>
      </w:rPr>
    </w:lvl>
    <w:lvl w:ilvl="8" w:tentative="0">
      <w:start w:val="1"/>
      <w:numFmt w:val="bullet"/>
      <w:lvlText w:val=""/>
      <w:lvlJc w:val="left"/>
      <w:pPr>
        <w:ind w:left="6624" w:hanging="360"/>
      </w:pPr>
      <w:rPr>
        <w:rFonts w:hint="default" w:ascii="Wingdings" w:hAnsi="Wingdings"/>
      </w:rPr>
    </w:lvl>
  </w:abstractNum>
  <w:abstractNum w:abstractNumId="3">
    <w:nsid w:val="4A0F6964"/>
    <w:multiLevelType w:val="multilevel"/>
    <w:tmpl w:val="4A0F696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bullet"/>
      <w:lvlText w:val=""/>
      <w:lvlJc w:val="left"/>
      <w:pPr>
        <w:ind w:left="2340" w:hanging="360"/>
      </w:pPr>
      <w:rPr>
        <w:rFonts w:hint="default" w:ascii="Symbol" w:hAnsi="Symbol"/>
      </w:r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52287F3A"/>
    <w:multiLevelType w:val="multilevel"/>
    <w:tmpl w:val="52287F3A"/>
    <w:lvl w:ilvl="0" w:tentative="0">
      <w:start w:val="1"/>
      <w:numFmt w:val="decimal"/>
      <w:pStyle w:val="2"/>
      <w:lvlText w:val="%1"/>
      <w:lvlJc w:val="left"/>
      <w:pPr>
        <w:ind w:left="715"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4"/>
  </w:num>
  <w:num w:numId="2">
    <w:abstractNumId w:val="2"/>
  </w:num>
  <w:num w:numId="3">
    <w:abstractNumId w:val="1"/>
  </w:num>
  <w:num w:numId="4">
    <w:abstractNumId w:val="0"/>
  </w:num>
  <w:num w:numId="5">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splap2473">
    <w15:presenceInfo w15:providerId="None" w15:userId="asplap2473"/>
  </w15:person>
  <w15:person w15:author="Lakshmi Krishnamoorthy">
    <w15:presenceInfo w15:providerId="AD" w15:userId="S::lakshmi.krishnamoorthy@aspiresys.com::e1777e84-c21b-474e-90ad-34a229e1c4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trackRevisions w:val="1"/>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6765"/>
    <w:rsid w:val="000048B5"/>
    <w:rsid w:val="00004BC2"/>
    <w:rsid w:val="00006A93"/>
    <w:rsid w:val="00014161"/>
    <w:rsid w:val="00015E0D"/>
    <w:rsid w:val="000207E4"/>
    <w:rsid w:val="00022B0B"/>
    <w:rsid w:val="0002323B"/>
    <w:rsid w:val="00024B10"/>
    <w:rsid w:val="000353B3"/>
    <w:rsid w:val="000401D5"/>
    <w:rsid w:val="00040DD4"/>
    <w:rsid w:val="00041494"/>
    <w:rsid w:val="0004622F"/>
    <w:rsid w:val="00053D77"/>
    <w:rsid w:val="00061B86"/>
    <w:rsid w:val="00075C3D"/>
    <w:rsid w:val="000778A3"/>
    <w:rsid w:val="0008233A"/>
    <w:rsid w:val="000972B0"/>
    <w:rsid w:val="000A3C57"/>
    <w:rsid w:val="000B0410"/>
    <w:rsid w:val="000B18A9"/>
    <w:rsid w:val="000E3B40"/>
    <w:rsid w:val="000E5879"/>
    <w:rsid w:val="000E793B"/>
    <w:rsid w:val="00104B00"/>
    <w:rsid w:val="001113F6"/>
    <w:rsid w:val="00117488"/>
    <w:rsid w:val="001207A2"/>
    <w:rsid w:val="001207E7"/>
    <w:rsid w:val="00121EB8"/>
    <w:rsid w:val="00127EF8"/>
    <w:rsid w:val="00133942"/>
    <w:rsid w:val="00136CC3"/>
    <w:rsid w:val="0014643F"/>
    <w:rsid w:val="00153763"/>
    <w:rsid w:val="001767EE"/>
    <w:rsid w:val="0018464E"/>
    <w:rsid w:val="001965A4"/>
    <w:rsid w:val="001A43C4"/>
    <w:rsid w:val="001B02C2"/>
    <w:rsid w:val="001B0914"/>
    <w:rsid w:val="001B1B10"/>
    <w:rsid w:val="001B2260"/>
    <w:rsid w:val="001C22FE"/>
    <w:rsid w:val="001C60FE"/>
    <w:rsid w:val="001E0632"/>
    <w:rsid w:val="001E4D47"/>
    <w:rsid w:val="001F11B8"/>
    <w:rsid w:val="001F713E"/>
    <w:rsid w:val="00204886"/>
    <w:rsid w:val="002174F6"/>
    <w:rsid w:val="00244898"/>
    <w:rsid w:val="00247D18"/>
    <w:rsid w:val="0025007B"/>
    <w:rsid w:val="00253F50"/>
    <w:rsid w:val="0025490A"/>
    <w:rsid w:val="00262C2B"/>
    <w:rsid w:val="00273419"/>
    <w:rsid w:val="002A381F"/>
    <w:rsid w:val="002C05EB"/>
    <w:rsid w:val="002C3EB6"/>
    <w:rsid w:val="002D3080"/>
    <w:rsid w:val="002D4C6E"/>
    <w:rsid w:val="002D7C50"/>
    <w:rsid w:val="002E0564"/>
    <w:rsid w:val="002E3465"/>
    <w:rsid w:val="002E46C7"/>
    <w:rsid w:val="002E5A1E"/>
    <w:rsid w:val="002F7F4B"/>
    <w:rsid w:val="00302A1C"/>
    <w:rsid w:val="00303AB0"/>
    <w:rsid w:val="003063DA"/>
    <w:rsid w:val="00314D2C"/>
    <w:rsid w:val="003354EE"/>
    <w:rsid w:val="00341A20"/>
    <w:rsid w:val="0034274B"/>
    <w:rsid w:val="003529D0"/>
    <w:rsid w:val="0035523D"/>
    <w:rsid w:val="00360B6C"/>
    <w:rsid w:val="00374C03"/>
    <w:rsid w:val="00376BC3"/>
    <w:rsid w:val="00380582"/>
    <w:rsid w:val="003855E7"/>
    <w:rsid w:val="003875CC"/>
    <w:rsid w:val="00397654"/>
    <w:rsid w:val="003A47B0"/>
    <w:rsid w:val="003B01B5"/>
    <w:rsid w:val="003B0C78"/>
    <w:rsid w:val="003C201C"/>
    <w:rsid w:val="003C3893"/>
    <w:rsid w:val="003C500D"/>
    <w:rsid w:val="003C5AE7"/>
    <w:rsid w:val="003E2E1F"/>
    <w:rsid w:val="003F638B"/>
    <w:rsid w:val="004038E6"/>
    <w:rsid w:val="00407392"/>
    <w:rsid w:val="004075CB"/>
    <w:rsid w:val="00415B76"/>
    <w:rsid w:val="00430020"/>
    <w:rsid w:val="0043336C"/>
    <w:rsid w:val="00443E6A"/>
    <w:rsid w:val="0044607E"/>
    <w:rsid w:val="00452AFA"/>
    <w:rsid w:val="00454E70"/>
    <w:rsid w:val="00456FE0"/>
    <w:rsid w:val="00457E63"/>
    <w:rsid w:val="00460B29"/>
    <w:rsid w:val="00467202"/>
    <w:rsid w:val="0047117C"/>
    <w:rsid w:val="00477E77"/>
    <w:rsid w:val="00493FCD"/>
    <w:rsid w:val="004A669C"/>
    <w:rsid w:val="004A7F81"/>
    <w:rsid w:val="004B1A4D"/>
    <w:rsid w:val="004C7E4C"/>
    <w:rsid w:val="004D02D2"/>
    <w:rsid w:val="004D4CD1"/>
    <w:rsid w:val="004D6C8F"/>
    <w:rsid w:val="00503B80"/>
    <w:rsid w:val="005048AC"/>
    <w:rsid w:val="005048F6"/>
    <w:rsid w:val="00510543"/>
    <w:rsid w:val="00521577"/>
    <w:rsid w:val="005326AF"/>
    <w:rsid w:val="00535357"/>
    <w:rsid w:val="00552933"/>
    <w:rsid w:val="005577C4"/>
    <w:rsid w:val="00566546"/>
    <w:rsid w:val="005679CB"/>
    <w:rsid w:val="00586BF9"/>
    <w:rsid w:val="00587A3E"/>
    <w:rsid w:val="005A5D29"/>
    <w:rsid w:val="005A6095"/>
    <w:rsid w:val="005B1E18"/>
    <w:rsid w:val="005B4188"/>
    <w:rsid w:val="005D3D15"/>
    <w:rsid w:val="006020A7"/>
    <w:rsid w:val="00605DE8"/>
    <w:rsid w:val="00621D25"/>
    <w:rsid w:val="00626FF7"/>
    <w:rsid w:val="00630C26"/>
    <w:rsid w:val="00637828"/>
    <w:rsid w:val="00655ACB"/>
    <w:rsid w:val="0067154E"/>
    <w:rsid w:val="00672959"/>
    <w:rsid w:val="00680C2D"/>
    <w:rsid w:val="00682FCB"/>
    <w:rsid w:val="00683369"/>
    <w:rsid w:val="00693658"/>
    <w:rsid w:val="00693A07"/>
    <w:rsid w:val="00694B0A"/>
    <w:rsid w:val="006969EE"/>
    <w:rsid w:val="00697987"/>
    <w:rsid w:val="006A4455"/>
    <w:rsid w:val="006A4727"/>
    <w:rsid w:val="006B0015"/>
    <w:rsid w:val="006E70E0"/>
    <w:rsid w:val="00703644"/>
    <w:rsid w:val="00715953"/>
    <w:rsid w:val="00737094"/>
    <w:rsid w:val="00741842"/>
    <w:rsid w:val="007433AA"/>
    <w:rsid w:val="007630A4"/>
    <w:rsid w:val="00773E93"/>
    <w:rsid w:val="00776276"/>
    <w:rsid w:val="0077695D"/>
    <w:rsid w:val="00786009"/>
    <w:rsid w:val="00794FD3"/>
    <w:rsid w:val="00796EFD"/>
    <w:rsid w:val="007A304A"/>
    <w:rsid w:val="007B0258"/>
    <w:rsid w:val="007B4DF7"/>
    <w:rsid w:val="007B765E"/>
    <w:rsid w:val="007D1681"/>
    <w:rsid w:val="007D586E"/>
    <w:rsid w:val="007E3589"/>
    <w:rsid w:val="007E4A0D"/>
    <w:rsid w:val="007F1B02"/>
    <w:rsid w:val="007F2375"/>
    <w:rsid w:val="008121B3"/>
    <w:rsid w:val="008124A2"/>
    <w:rsid w:val="008244E0"/>
    <w:rsid w:val="0084090F"/>
    <w:rsid w:val="008450FB"/>
    <w:rsid w:val="00846916"/>
    <w:rsid w:val="0084738F"/>
    <w:rsid w:val="008508D6"/>
    <w:rsid w:val="00854BD0"/>
    <w:rsid w:val="0085597C"/>
    <w:rsid w:val="00855C36"/>
    <w:rsid w:val="00872675"/>
    <w:rsid w:val="00875202"/>
    <w:rsid w:val="00876A5E"/>
    <w:rsid w:val="008814CC"/>
    <w:rsid w:val="008839CE"/>
    <w:rsid w:val="00894FC1"/>
    <w:rsid w:val="0089660C"/>
    <w:rsid w:val="008A2B7E"/>
    <w:rsid w:val="008D6636"/>
    <w:rsid w:val="008E2B91"/>
    <w:rsid w:val="008E2D32"/>
    <w:rsid w:val="008E525E"/>
    <w:rsid w:val="00921650"/>
    <w:rsid w:val="00922CE4"/>
    <w:rsid w:val="00932BDB"/>
    <w:rsid w:val="009349A3"/>
    <w:rsid w:val="009349C5"/>
    <w:rsid w:val="00934A65"/>
    <w:rsid w:val="00936381"/>
    <w:rsid w:val="009417DE"/>
    <w:rsid w:val="00945E8C"/>
    <w:rsid w:val="00946AE0"/>
    <w:rsid w:val="00954072"/>
    <w:rsid w:val="00954BDF"/>
    <w:rsid w:val="00956A5C"/>
    <w:rsid w:val="00957242"/>
    <w:rsid w:val="00971E88"/>
    <w:rsid w:val="009726E9"/>
    <w:rsid w:val="00975C82"/>
    <w:rsid w:val="00975FB5"/>
    <w:rsid w:val="00977757"/>
    <w:rsid w:val="00990CC9"/>
    <w:rsid w:val="009927E0"/>
    <w:rsid w:val="00994E82"/>
    <w:rsid w:val="0099602B"/>
    <w:rsid w:val="009B7C48"/>
    <w:rsid w:val="009C0D36"/>
    <w:rsid w:val="009C55B3"/>
    <w:rsid w:val="009D3931"/>
    <w:rsid w:val="00A05185"/>
    <w:rsid w:val="00A55E27"/>
    <w:rsid w:val="00A57F6A"/>
    <w:rsid w:val="00A61A25"/>
    <w:rsid w:val="00A67556"/>
    <w:rsid w:val="00A702E4"/>
    <w:rsid w:val="00AA4CC3"/>
    <w:rsid w:val="00AA600A"/>
    <w:rsid w:val="00AA79F4"/>
    <w:rsid w:val="00AB264D"/>
    <w:rsid w:val="00AE6765"/>
    <w:rsid w:val="00AF45C3"/>
    <w:rsid w:val="00AF4FF5"/>
    <w:rsid w:val="00B038A0"/>
    <w:rsid w:val="00B24E25"/>
    <w:rsid w:val="00B25A78"/>
    <w:rsid w:val="00B33227"/>
    <w:rsid w:val="00B3322E"/>
    <w:rsid w:val="00B33ABC"/>
    <w:rsid w:val="00B42F3D"/>
    <w:rsid w:val="00B61CBC"/>
    <w:rsid w:val="00B67765"/>
    <w:rsid w:val="00B822E8"/>
    <w:rsid w:val="00B87711"/>
    <w:rsid w:val="00B90D78"/>
    <w:rsid w:val="00BA4459"/>
    <w:rsid w:val="00BA5070"/>
    <w:rsid w:val="00BB0552"/>
    <w:rsid w:val="00BB4709"/>
    <w:rsid w:val="00BD2D8A"/>
    <w:rsid w:val="00BD7134"/>
    <w:rsid w:val="00BE3022"/>
    <w:rsid w:val="00BF2CEC"/>
    <w:rsid w:val="00BF5006"/>
    <w:rsid w:val="00C13803"/>
    <w:rsid w:val="00C21676"/>
    <w:rsid w:val="00C579AF"/>
    <w:rsid w:val="00C66CFE"/>
    <w:rsid w:val="00C92262"/>
    <w:rsid w:val="00C97516"/>
    <w:rsid w:val="00CB234E"/>
    <w:rsid w:val="00CB5CF3"/>
    <w:rsid w:val="00CB5F4A"/>
    <w:rsid w:val="00CC31C8"/>
    <w:rsid w:val="00CC4807"/>
    <w:rsid w:val="00CD43BE"/>
    <w:rsid w:val="00CD5326"/>
    <w:rsid w:val="00CE1063"/>
    <w:rsid w:val="00CE65C4"/>
    <w:rsid w:val="00D0320D"/>
    <w:rsid w:val="00D134B2"/>
    <w:rsid w:val="00D1746A"/>
    <w:rsid w:val="00D306B9"/>
    <w:rsid w:val="00D43ECD"/>
    <w:rsid w:val="00D448F7"/>
    <w:rsid w:val="00D46372"/>
    <w:rsid w:val="00D51619"/>
    <w:rsid w:val="00D51F26"/>
    <w:rsid w:val="00D5457F"/>
    <w:rsid w:val="00D56F7E"/>
    <w:rsid w:val="00D6107B"/>
    <w:rsid w:val="00D8467C"/>
    <w:rsid w:val="00DA3795"/>
    <w:rsid w:val="00DA3AC1"/>
    <w:rsid w:val="00DA4E45"/>
    <w:rsid w:val="00DB0571"/>
    <w:rsid w:val="00DB5970"/>
    <w:rsid w:val="00DB7695"/>
    <w:rsid w:val="00DC0658"/>
    <w:rsid w:val="00DC0768"/>
    <w:rsid w:val="00DC5671"/>
    <w:rsid w:val="00DC66B1"/>
    <w:rsid w:val="00DD3DD5"/>
    <w:rsid w:val="00DD75DF"/>
    <w:rsid w:val="00DE25E7"/>
    <w:rsid w:val="00DE570C"/>
    <w:rsid w:val="00DE6736"/>
    <w:rsid w:val="00E3117C"/>
    <w:rsid w:val="00E4265B"/>
    <w:rsid w:val="00E62E1C"/>
    <w:rsid w:val="00E6585B"/>
    <w:rsid w:val="00E933AD"/>
    <w:rsid w:val="00E93EE3"/>
    <w:rsid w:val="00EA4470"/>
    <w:rsid w:val="00EB3935"/>
    <w:rsid w:val="00EC12DA"/>
    <w:rsid w:val="00EC531A"/>
    <w:rsid w:val="00ED2E04"/>
    <w:rsid w:val="00EE342D"/>
    <w:rsid w:val="00EE3D2E"/>
    <w:rsid w:val="00EF5122"/>
    <w:rsid w:val="00F14C13"/>
    <w:rsid w:val="00F2452A"/>
    <w:rsid w:val="00F632AC"/>
    <w:rsid w:val="00F645C5"/>
    <w:rsid w:val="00F83F47"/>
    <w:rsid w:val="00F95C42"/>
    <w:rsid w:val="00FB1592"/>
    <w:rsid w:val="00FB64ED"/>
    <w:rsid w:val="00FE7FF9"/>
    <w:rsid w:val="01690C97"/>
    <w:rsid w:val="0FDDFBAA"/>
    <w:rsid w:val="191D2CC3"/>
    <w:rsid w:val="1A3E4803"/>
    <w:rsid w:val="2AFC544F"/>
    <w:rsid w:val="2B325158"/>
    <w:rsid w:val="345D45F6"/>
    <w:rsid w:val="3AC6580E"/>
    <w:rsid w:val="4539094B"/>
    <w:rsid w:val="58E0584C"/>
    <w:rsid w:val="69CF23F4"/>
    <w:rsid w:val="6C1D1331"/>
    <w:rsid w:val="6D2F7D1A"/>
    <w:rsid w:val="7A975761"/>
    <w:rsid w:val="7CFF743A"/>
    <w:rsid w:val="7DFFF125"/>
    <w:rsid w:val="8AEC1292"/>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jc w:val="both"/>
    </w:pPr>
    <w:rPr>
      <w:rFonts w:asciiTheme="minorHAnsi" w:hAnsiTheme="minorHAnsi" w:eastAsiaTheme="minorHAnsi" w:cstheme="minorBidi"/>
      <w:sz w:val="22"/>
      <w:szCs w:val="22"/>
      <w:lang w:val="pl-PL" w:eastAsia="en-US" w:bidi="ar-SA"/>
    </w:rPr>
  </w:style>
  <w:style w:type="paragraph" w:styleId="2">
    <w:name w:val="heading 1"/>
    <w:basedOn w:val="1"/>
    <w:next w:val="1"/>
    <w:link w:val="37"/>
    <w:qFormat/>
    <w:uiPriority w:val="9"/>
    <w:pPr>
      <w:keepNext/>
      <w:keepLines/>
      <w:numPr>
        <w:ilvl w:val="0"/>
        <w:numId w:val="1"/>
      </w:numPr>
      <w:pBdr>
        <w:top w:val="single" w:color="8347AD" w:themeColor="accent1" w:sz="36" w:space="1"/>
      </w:pBdr>
      <w:shd w:val="clear" w:color="8347AD" w:themeColor="accent1" w:fill="auto"/>
      <w:spacing w:before="480" w:after="240" w:line="240" w:lineRule="auto"/>
      <w:ind w:left="737" w:hanging="737"/>
      <w:jc w:val="left"/>
      <w:outlineLvl w:val="0"/>
    </w:pPr>
    <w:rPr>
      <w:rFonts w:ascii="Calibri" w:hAnsi="Calibri" w:eastAsiaTheme="majorEastAsia" w:cstheme="majorBidi"/>
      <w:caps/>
      <w:color w:val="8347AD" w:themeColor="accent1"/>
      <w:sz w:val="48"/>
      <w:szCs w:val="32"/>
      <w:u w:color="6B4987"/>
      <w:lang w:val="en-GB"/>
      <w14:textFill>
        <w14:solidFill>
          <w14:schemeClr w14:val="accent1"/>
        </w14:solidFill>
      </w14:textFill>
    </w:rPr>
  </w:style>
  <w:style w:type="paragraph" w:styleId="3">
    <w:name w:val="heading 2"/>
    <w:basedOn w:val="1"/>
    <w:next w:val="1"/>
    <w:link w:val="41"/>
    <w:unhideWhenUsed/>
    <w:qFormat/>
    <w:uiPriority w:val="9"/>
    <w:pPr>
      <w:keepNext/>
      <w:keepLines/>
      <w:numPr>
        <w:ilvl w:val="1"/>
        <w:numId w:val="1"/>
      </w:numPr>
      <w:spacing w:before="360" w:after="240"/>
      <w:ind w:left="737" w:hanging="737"/>
      <w:outlineLvl w:val="1"/>
    </w:pPr>
    <w:rPr>
      <w:rFonts w:ascii="Calibri" w:hAnsi="Calibri" w:eastAsiaTheme="majorEastAsia" w:cstheme="majorBidi"/>
      <w:color w:val="8347AD" w:themeColor="accent1"/>
      <w:sz w:val="36"/>
      <w:szCs w:val="26"/>
      <w:lang w:val="en-GB"/>
      <w14:textFill>
        <w14:solidFill>
          <w14:schemeClr w14:val="accent1"/>
        </w14:solidFill>
      </w14:textFill>
    </w:rPr>
  </w:style>
  <w:style w:type="paragraph" w:styleId="4">
    <w:name w:val="heading 3"/>
    <w:basedOn w:val="3"/>
    <w:next w:val="1"/>
    <w:link w:val="38"/>
    <w:unhideWhenUsed/>
    <w:qFormat/>
    <w:uiPriority w:val="9"/>
    <w:pPr>
      <w:numPr>
        <w:ilvl w:val="2"/>
      </w:numPr>
      <w:spacing w:before="240"/>
      <w:ind w:left="1004"/>
      <w:outlineLvl w:val="2"/>
    </w:pPr>
    <w:rPr>
      <w:rFonts w:asciiTheme="minorHAnsi" w:hAnsiTheme="minorHAnsi"/>
      <w:szCs w:val="24"/>
    </w:rPr>
  </w:style>
  <w:style w:type="paragraph" w:styleId="5">
    <w:name w:val="heading 4"/>
    <w:basedOn w:val="4"/>
    <w:next w:val="1"/>
    <w:link w:val="42"/>
    <w:unhideWhenUsed/>
    <w:qFormat/>
    <w:uiPriority w:val="9"/>
    <w:pPr>
      <w:numPr>
        <w:ilvl w:val="3"/>
      </w:numPr>
      <w:spacing w:after="120"/>
      <w:ind w:left="1429" w:hanging="862"/>
      <w:outlineLvl w:val="3"/>
    </w:pPr>
    <w:rPr>
      <w:iCs/>
      <w:sz w:val="32"/>
    </w:rPr>
  </w:style>
  <w:style w:type="paragraph" w:styleId="6">
    <w:name w:val="heading 5"/>
    <w:basedOn w:val="1"/>
    <w:next w:val="1"/>
    <w:link w:val="43"/>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623582" w:themeColor="accent1" w:themeShade="BF"/>
    </w:rPr>
  </w:style>
  <w:style w:type="paragraph" w:styleId="7">
    <w:name w:val="heading 6"/>
    <w:basedOn w:val="1"/>
    <w:next w:val="1"/>
    <w:link w:val="44"/>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412357" w:themeColor="accent1" w:themeShade="80"/>
    </w:rPr>
  </w:style>
  <w:style w:type="paragraph" w:styleId="8">
    <w:name w:val="heading 7"/>
    <w:basedOn w:val="1"/>
    <w:next w:val="1"/>
    <w:link w:val="45"/>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412357" w:themeColor="accent1" w:themeShade="80"/>
    </w:rPr>
  </w:style>
  <w:style w:type="paragraph" w:styleId="9">
    <w:name w:val="heading 8"/>
    <w:basedOn w:val="1"/>
    <w:next w:val="1"/>
    <w:link w:val="46"/>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463E40"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47"/>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463E40"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31"/>
    <w:semiHidden/>
    <w:unhideWhenUsed/>
    <w:qFormat/>
    <w:uiPriority w:val="99"/>
    <w:pPr>
      <w:spacing w:after="0" w:line="240" w:lineRule="auto"/>
    </w:pPr>
    <w:rPr>
      <w:rFonts w:ascii="Segoe UI" w:hAnsi="Segoe UI" w:cs="Segoe UI"/>
      <w:sz w:val="18"/>
      <w:szCs w:val="18"/>
    </w:rPr>
  </w:style>
  <w:style w:type="paragraph" w:styleId="14">
    <w:name w:val="Body Text"/>
    <w:basedOn w:val="1"/>
    <w:link w:val="56"/>
    <w:qFormat/>
    <w:uiPriority w:val="0"/>
    <w:pPr>
      <w:overflowPunct w:val="0"/>
      <w:autoSpaceDE w:val="0"/>
      <w:autoSpaceDN w:val="0"/>
      <w:adjustRightInd w:val="0"/>
      <w:spacing w:line="240" w:lineRule="auto"/>
      <w:textAlignment w:val="baseline"/>
    </w:pPr>
    <w:rPr>
      <w:rFonts w:ascii="Times New Roman" w:hAnsi="Times New Roman" w:eastAsia="Times New Roman" w:cs="Times New Roman"/>
      <w:sz w:val="20"/>
      <w:szCs w:val="20"/>
      <w:lang w:val="en-US"/>
    </w:rPr>
  </w:style>
  <w:style w:type="character" w:styleId="15">
    <w:name w:val="annotation reference"/>
    <w:basedOn w:val="11"/>
    <w:semiHidden/>
    <w:unhideWhenUsed/>
    <w:qFormat/>
    <w:uiPriority w:val="99"/>
    <w:rPr>
      <w:sz w:val="16"/>
      <w:szCs w:val="16"/>
    </w:rPr>
  </w:style>
  <w:style w:type="paragraph" w:styleId="16">
    <w:name w:val="annotation text"/>
    <w:basedOn w:val="1"/>
    <w:link w:val="78"/>
    <w:unhideWhenUsed/>
    <w:qFormat/>
    <w:uiPriority w:val="99"/>
    <w:pPr>
      <w:spacing w:line="240" w:lineRule="auto"/>
    </w:pPr>
    <w:rPr>
      <w:sz w:val="20"/>
      <w:szCs w:val="20"/>
    </w:rPr>
  </w:style>
  <w:style w:type="paragraph" w:styleId="17">
    <w:name w:val="annotation subject"/>
    <w:basedOn w:val="16"/>
    <w:next w:val="16"/>
    <w:link w:val="79"/>
    <w:semiHidden/>
    <w:unhideWhenUsed/>
    <w:qFormat/>
    <w:uiPriority w:val="99"/>
    <w:rPr>
      <w:b/>
      <w:bCs/>
    </w:rPr>
  </w:style>
  <w:style w:type="character" w:styleId="18">
    <w:name w:val="FollowedHyperlink"/>
    <w:basedOn w:val="11"/>
    <w:semiHidden/>
    <w:unhideWhenUsed/>
    <w:qFormat/>
    <w:uiPriority w:val="99"/>
    <w:rPr>
      <w:color w:val="FF61FF" w:themeColor="followedHyperlink"/>
      <w:u w:val="single"/>
      <w14:textFill>
        <w14:solidFill>
          <w14:schemeClr w14:val="folHlink"/>
        </w14:solidFill>
      </w14:textFill>
    </w:rPr>
  </w:style>
  <w:style w:type="paragraph" w:styleId="19">
    <w:name w:val="footer"/>
    <w:basedOn w:val="1"/>
    <w:link w:val="30"/>
    <w:unhideWhenUsed/>
    <w:qFormat/>
    <w:uiPriority w:val="99"/>
    <w:pPr>
      <w:tabs>
        <w:tab w:val="center" w:pos="4536"/>
        <w:tab w:val="right" w:pos="9072"/>
      </w:tabs>
      <w:spacing w:after="0" w:line="240" w:lineRule="auto"/>
    </w:pPr>
    <w:rPr>
      <w:sz w:val="18"/>
    </w:rPr>
  </w:style>
  <w:style w:type="paragraph" w:styleId="20">
    <w:name w:val="header"/>
    <w:basedOn w:val="1"/>
    <w:link w:val="29"/>
    <w:unhideWhenUsed/>
    <w:qFormat/>
    <w:uiPriority w:val="0"/>
    <w:pPr>
      <w:tabs>
        <w:tab w:val="center" w:pos="4536"/>
        <w:tab w:val="right" w:pos="9072"/>
      </w:tabs>
      <w:spacing w:after="0" w:line="240" w:lineRule="auto"/>
    </w:pPr>
  </w:style>
  <w:style w:type="character" w:styleId="21">
    <w:name w:val="Hyperlink"/>
    <w:basedOn w:val="11"/>
    <w:qFormat/>
    <w:uiPriority w:val="99"/>
    <w:rPr>
      <w:color w:val="0000FF"/>
      <w:u w:val="single"/>
    </w:rPr>
  </w:style>
  <w:style w:type="table" w:styleId="22">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3">
    <w:name w:val="Title"/>
    <w:basedOn w:val="1"/>
    <w:next w:val="1"/>
    <w:link w:val="27"/>
    <w:qFormat/>
    <w:uiPriority w:val="10"/>
    <w:pPr>
      <w:spacing w:before="2280" w:after="2280" w:line="1040" w:lineRule="exact"/>
      <w:contextualSpacing/>
      <w:jc w:val="center"/>
    </w:pPr>
    <w:rPr>
      <w:rFonts w:ascii="Calibri Light" w:hAnsi="Calibri Light" w:eastAsiaTheme="majorEastAsia" w:cstheme="majorBidi"/>
      <w:caps/>
      <w:color w:val="8347AD" w:themeColor="accent1"/>
      <w:spacing w:val="-10"/>
      <w:kern w:val="28"/>
      <w:sz w:val="104"/>
      <w:szCs w:val="56"/>
      <w14:textFill>
        <w14:solidFill>
          <w14:schemeClr w14:val="accent1"/>
        </w14:solidFill>
      </w14:textFill>
    </w:rPr>
  </w:style>
  <w:style w:type="paragraph" w:styleId="24">
    <w:name w:val="toc 1"/>
    <w:basedOn w:val="1"/>
    <w:next w:val="1"/>
    <w:unhideWhenUsed/>
    <w:qFormat/>
    <w:uiPriority w:val="39"/>
    <w:pPr>
      <w:tabs>
        <w:tab w:val="left" w:pos="440"/>
        <w:tab w:val="right" w:leader="dot" w:pos="9060"/>
      </w:tabs>
      <w:spacing w:after="100"/>
    </w:pPr>
    <w:rPr>
      <w:b/>
      <w:bCs/>
    </w:rPr>
  </w:style>
  <w:style w:type="paragraph" w:styleId="25">
    <w:name w:val="toc 2"/>
    <w:basedOn w:val="1"/>
    <w:next w:val="1"/>
    <w:unhideWhenUsed/>
    <w:qFormat/>
    <w:uiPriority w:val="39"/>
    <w:pPr>
      <w:spacing w:after="100"/>
      <w:ind w:left="220"/>
    </w:pPr>
  </w:style>
  <w:style w:type="paragraph" w:styleId="26">
    <w:name w:val="toc 3"/>
    <w:basedOn w:val="1"/>
    <w:next w:val="1"/>
    <w:unhideWhenUsed/>
    <w:qFormat/>
    <w:uiPriority w:val="39"/>
    <w:pPr>
      <w:spacing w:after="100"/>
      <w:ind w:left="440"/>
    </w:pPr>
  </w:style>
  <w:style w:type="character" w:customStyle="1" w:styleId="27">
    <w:name w:val="Title Char"/>
    <w:basedOn w:val="11"/>
    <w:link w:val="23"/>
    <w:qFormat/>
    <w:uiPriority w:val="10"/>
    <w:rPr>
      <w:rFonts w:ascii="Calibri Light" w:hAnsi="Calibri Light" w:eastAsiaTheme="majorEastAsia" w:cstheme="majorBidi"/>
      <w:caps/>
      <w:color w:val="8347AD" w:themeColor="accent1"/>
      <w:spacing w:val="-10"/>
      <w:kern w:val="28"/>
      <w:sz w:val="104"/>
      <w:szCs w:val="56"/>
      <w14:textFill>
        <w14:solidFill>
          <w14:schemeClr w14:val="accent1"/>
        </w14:solidFill>
      </w14:textFill>
    </w:rPr>
  </w:style>
  <w:style w:type="paragraph" w:customStyle="1" w:styleId="28">
    <w:name w:val="TOC Heading1"/>
    <w:basedOn w:val="2"/>
    <w:next w:val="1"/>
    <w:unhideWhenUsed/>
    <w:qFormat/>
    <w:uiPriority w:val="39"/>
    <w:pPr>
      <w:numPr>
        <w:numId w:val="0"/>
      </w:numPr>
      <w:pBdr>
        <w:top w:val="none" w:color="auto" w:sz="0" w:space="0"/>
      </w:pBdr>
      <w:shd w:val="clear" w:color="auto" w:fill="auto"/>
      <w:spacing w:before="240" w:after="0"/>
      <w:outlineLvl w:val="9"/>
    </w:pPr>
    <w:rPr>
      <w:rFonts w:asciiTheme="majorHAnsi" w:hAnsiTheme="majorHAnsi"/>
      <w:caps w:val="0"/>
      <w:color w:val="623582" w:themeColor="accent1" w:themeShade="BF"/>
      <w:sz w:val="32"/>
      <w:lang w:val="en-US"/>
    </w:rPr>
  </w:style>
  <w:style w:type="character" w:customStyle="1" w:styleId="29">
    <w:name w:val="Header Char"/>
    <w:basedOn w:val="11"/>
    <w:link w:val="20"/>
    <w:qFormat/>
    <w:uiPriority w:val="99"/>
  </w:style>
  <w:style w:type="character" w:customStyle="1" w:styleId="30">
    <w:name w:val="Footer Char"/>
    <w:basedOn w:val="11"/>
    <w:link w:val="19"/>
    <w:qFormat/>
    <w:uiPriority w:val="99"/>
    <w:rPr>
      <w:sz w:val="18"/>
    </w:rPr>
  </w:style>
  <w:style w:type="character" w:customStyle="1" w:styleId="31">
    <w:name w:val="Balloon Text Char"/>
    <w:basedOn w:val="11"/>
    <w:link w:val="13"/>
    <w:semiHidden/>
    <w:qFormat/>
    <w:uiPriority w:val="99"/>
    <w:rPr>
      <w:rFonts w:ascii="Segoe UI" w:hAnsi="Segoe UI" w:cs="Segoe UI"/>
      <w:sz w:val="18"/>
      <w:szCs w:val="18"/>
    </w:rPr>
  </w:style>
  <w:style w:type="paragraph" w:styleId="32">
    <w:name w:val="Intense Quote"/>
    <w:basedOn w:val="1"/>
    <w:next w:val="1"/>
    <w:link w:val="33"/>
    <w:qFormat/>
    <w:uiPriority w:val="30"/>
    <w:pPr>
      <w:pBdr>
        <w:top w:val="single" w:color="8347AD" w:themeColor="accent1" w:sz="4" w:space="10"/>
        <w:bottom w:val="single" w:color="8347AD" w:themeColor="accent1" w:sz="4" w:space="10"/>
      </w:pBdr>
      <w:spacing w:before="360" w:after="360"/>
      <w:ind w:left="864" w:right="864"/>
      <w:jc w:val="center"/>
    </w:pPr>
    <w:rPr>
      <w:i/>
      <w:iCs/>
      <w:color w:val="8347AD" w:themeColor="accent1"/>
      <w14:textFill>
        <w14:solidFill>
          <w14:schemeClr w14:val="accent1"/>
        </w14:solidFill>
      </w14:textFill>
    </w:rPr>
  </w:style>
  <w:style w:type="character" w:customStyle="1" w:styleId="33">
    <w:name w:val="Intense Quote Char"/>
    <w:basedOn w:val="11"/>
    <w:link w:val="32"/>
    <w:qFormat/>
    <w:uiPriority w:val="30"/>
    <w:rPr>
      <w:i/>
      <w:iCs/>
      <w:color w:val="8347AD" w:themeColor="accent1"/>
      <w14:textFill>
        <w14:solidFill>
          <w14:schemeClr w14:val="accent1"/>
        </w14:solidFill>
      </w14:textFill>
    </w:rPr>
  </w:style>
  <w:style w:type="paragraph" w:styleId="34">
    <w:name w:val="Quote"/>
    <w:basedOn w:val="1"/>
    <w:next w:val="1"/>
    <w:link w:val="35"/>
    <w:qFormat/>
    <w:uiPriority w:val="29"/>
    <w:pPr>
      <w:spacing w:before="200"/>
      <w:ind w:left="864" w:right="864"/>
      <w:jc w:val="center"/>
    </w:pPr>
    <w:rPr>
      <w:i/>
      <w:iCs/>
      <w:color w:val="5E5356" w:themeColor="text1" w:themeTint="BF"/>
      <w14:textFill>
        <w14:solidFill>
          <w14:schemeClr w14:val="tx1">
            <w14:lumMod w14:val="75000"/>
            <w14:lumOff w14:val="25000"/>
          </w14:schemeClr>
        </w14:solidFill>
      </w14:textFill>
    </w:rPr>
  </w:style>
  <w:style w:type="character" w:customStyle="1" w:styleId="35">
    <w:name w:val="Quote Char"/>
    <w:basedOn w:val="11"/>
    <w:link w:val="34"/>
    <w:qFormat/>
    <w:uiPriority w:val="29"/>
    <w:rPr>
      <w:i/>
      <w:iCs/>
      <w:color w:val="5E5356" w:themeColor="text1" w:themeTint="BF"/>
      <w14:textFill>
        <w14:solidFill>
          <w14:schemeClr w14:val="tx1">
            <w14:lumMod w14:val="75000"/>
            <w14:lumOff w14:val="25000"/>
          </w14:schemeClr>
        </w14:solidFill>
      </w14:textFill>
    </w:rPr>
  </w:style>
  <w:style w:type="character" w:customStyle="1" w:styleId="36">
    <w:name w:val="Intense Emphasis1"/>
    <w:basedOn w:val="11"/>
    <w:qFormat/>
    <w:uiPriority w:val="21"/>
    <w:rPr>
      <w:i/>
      <w:iCs/>
      <w:color w:val="8347AD" w:themeColor="accent1"/>
      <w14:textFill>
        <w14:solidFill>
          <w14:schemeClr w14:val="accent1"/>
        </w14:solidFill>
      </w14:textFill>
    </w:rPr>
  </w:style>
  <w:style w:type="character" w:customStyle="1" w:styleId="37">
    <w:name w:val="Heading 1 Char"/>
    <w:basedOn w:val="11"/>
    <w:link w:val="2"/>
    <w:qFormat/>
    <w:uiPriority w:val="9"/>
    <w:rPr>
      <w:rFonts w:ascii="Calibri" w:hAnsi="Calibri" w:eastAsiaTheme="majorEastAsia" w:cstheme="majorBidi"/>
      <w:caps/>
      <w:color w:val="8347AD" w:themeColor="accent1"/>
      <w:sz w:val="48"/>
      <w:szCs w:val="32"/>
      <w:u w:color="6B4987"/>
      <w:shd w:val="clear" w:color="8347AD" w:themeColor="accent1" w:fill="auto"/>
      <w:lang w:val="en-GB"/>
      <w14:textFill>
        <w14:solidFill>
          <w14:schemeClr w14:val="accent1"/>
        </w14:solidFill>
      </w14:textFill>
    </w:rPr>
  </w:style>
  <w:style w:type="character" w:customStyle="1" w:styleId="38">
    <w:name w:val="Heading 3 Char"/>
    <w:basedOn w:val="11"/>
    <w:link w:val="4"/>
    <w:qFormat/>
    <w:uiPriority w:val="9"/>
    <w:rPr>
      <w:rFonts w:eastAsiaTheme="majorEastAsia" w:cstheme="majorBidi"/>
      <w:color w:val="8347AD" w:themeColor="accent1"/>
      <w:sz w:val="36"/>
      <w:szCs w:val="24"/>
      <w:lang w:val="en-GB"/>
      <w14:textFill>
        <w14:solidFill>
          <w14:schemeClr w14:val="accent1"/>
        </w14:solidFill>
      </w14:textFill>
    </w:rPr>
  </w:style>
  <w:style w:type="paragraph" w:customStyle="1" w:styleId="39">
    <w:name w:val="Text box"/>
    <w:basedOn w:val="1"/>
    <w:qFormat/>
    <w:uiPriority w:val="0"/>
    <w:rPr>
      <w:color w:val="F2F2F5" w:themeColor="background1"/>
      <w:sz w:val="18"/>
      <w14:textFill>
        <w14:solidFill>
          <w14:schemeClr w14:val="bg1"/>
        </w14:solidFill>
      </w14:textFill>
    </w:rPr>
  </w:style>
  <w:style w:type="paragraph" w:customStyle="1" w:styleId="40">
    <w:name w:val="Image description"/>
    <w:basedOn w:val="1"/>
    <w:qFormat/>
    <w:uiPriority w:val="0"/>
    <w:pPr>
      <w:spacing w:before="120" w:after="120"/>
      <w:jc w:val="center"/>
    </w:pPr>
    <w:rPr>
      <w:i/>
      <w:sz w:val="18"/>
      <w:szCs w:val="18"/>
      <w:lang w:val="en-GB"/>
    </w:rPr>
  </w:style>
  <w:style w:type="character" w:customStyle="1" w:styleId="41">
    <w:name w:val="Heading 2 Char"/>
    <w:basedOn w:val="11"/>
    <w:link w:val="3"/>
    <w:qFormat/>
    <w:uiPriority w:val="9"/>
    <w:rPr>
      <w:rFonts w:ascii="Calibri" w:hAnsi="Calibri" w:eastAsiaTheme="majorEastAsia" w:cstheme="majorBidi"/>
      <w:color w:val="8347AD" w:themeColor="accent1"/>
      <w:sz w:val="36"/>
      <w:szCs w:val="26"/>
      <w:lang w:val="en-GB"/>
      <w14:textFill>
        <w14:solidFill>
          <w14:schemeClr w14:val="accent1"/>
        </w14:solidFill>
      </w14:textFill>
    </w:rPr>
  </w:style>
  <w:style w:type="character" w:customStyle="1" w:styleId="42">
    <w:name w:val="Heading 4 Char"/>
    <w:basedOn w:val="11"/>
    <w:link w:val="5"/>
    <w:qFormat/>
    <w:uiPriority w:val="9"/>
    <w:rPr>
      <w:rFonts w:eastAsiaTheme="majorEastAsia" w:cstheme="majorBidi"/>
      <w:iCs/>
      <w:color w:val="8347AD" w:themeColor="accent1"/>
      <w:sz w:val="32"/>
      <w:szCs w:val="24"/>
      <w:lang w:val="en-GB"/>
      <w14:textFill>
        <w14:solidFill>
          <w14:schemeClr w14:val="accent1"/>
        </w14:solidFill>
      </w14:textFill>
    </w:rPr>
  </w:style>
  <w:style w:type="character" w:customStyle="1" w:styleId="43">
    <w:name w:val="Heading 5 Char"/>
    <w:basedOn w:val="11"/>
    <w:link w:val="6"/>
    <w:semiHidden/>
    <w:qFormat/>
    <w:uiPriority w:val="9"/>
    <w:rPr>
      <w:rFonts w:asciiTheme="majorHAnsi" w:hAnsiTheme="majorHAnsi" w:eastAsiaTheme="majorEastAsia" w:cstheme="majorBidi"/>
      <w:color w:val="623582" w:themeColor="accent1" w:themeShade="BF"/>
    </w:rPr>
  </w:style>
  <w:style w:type="character" w:customStyle="1" w:styleId="44">
    <w:name w:val="Heading 6 Char"/>
    <w:basedOn w:val="11"/>
    <w:link w:val="7"/>
    <w:semiHidden/>
    <w:qFormat/>
    <w:uiPriority w:val="9"/>
    <w:rPr>
      <w:rFonts w:asciiTheme="majorHAnsi" w:hAnsiTheme="majorHAnsi" w:eastAsiaTheme="majorEastAsia" w:cstheme="majorBidi"/>
      <w:color w:val="412357" w:themeColor="accent1" w:themeShade="80"/>
    </w:rPr>
  </w:style>
  <w:style w:type="character" w:customStyle="1" w:styleId="45">
    <w:name w:val="Heading 7 Char"/>
    <w:basedOn w:val="11"/>
    <w:link w:val="8"/>
    <w:semiHidden/>
    <w:qFormat/>
    <w:uiPriority w:val="9"/>
    <w:rPr>
      <w:rFonts w:asciiTheme="majorHAnsi" w:hAnsiTheme="majorHAnsi" w:eastAsiaTheme="majorEastAsia" w:cstheme="majorBidi"/>
      <w:i/>
      <w:iCs/>
      <w:color w:val="412357" w:themeColor="accent1" w:themeShade="80"/>
    </w:rPr>
  </w:style>
  <w:style w:type="character" w:customStyle="1" w:styleId="46">
    <w:name w:val="Heading 8 Char"/>
    <w:basedOn w:val="11"/>
    <w:link w:val="9"/>
    <w:semiHidden/>
    <w:qFormat/>
    <w:uiPriority w:val="9"/>
    <w:rPr>
      <w:rFonts w:asciiTheme="majorHAnsi" w:hAnsiTheme="majorHAnsi" w:eastAsiaTheme="majorEastAsia" w:cstheme="majorBidi"/>
      <w:color w:val="463E40" w:themeColor="text1" w:themeTint="D9"/>
      <w:sz w:val="21"/>
      <w:szCs w:val="21"/>
      <w14:textFill>
        <w14:solidFill>
          <w14:schemeClr w14:val="tx1">
            <w14:lumMod w14:val="85000"/>
            <w14:lumOff w14:val="15000"/>
          </w14:schemeClr>
        </w14:solidFill>
      </w14:textFill>
    </w:rPr>
  </w:style>
  <w:style w:type="character" w:customStyle="1" w:styleId="47">
    <w:name w:val="Heading 9 Char"/>
    <w:basedOn w:val="11"/>
    <w:link w:val="10"/>
    <w:semiHidden/>
    <w:qFormat/>
    <w:uiPriority w:val="9"/>
    <w:rPr>
      <w:rFonts w:asciiTheme="majorHAnsi" w:hAnsiTheme="majorHAnsi" w:eastAsiaTheme="majorEastAsia" w:cstheme="majorBidi"/>
      <w:i/>
      <w:iCs/>
      <w:color w:val="463E40" w:themeColor="text1" w:themeTint="D9"/>
      <w:sz w:val="21"/>
      <w:szCs w:val="21"/>
      <w14:textFill>
        <w14:solidFill>
          <w14:schemeClr w14:val="tx1">
            <w14:lumMod w14:val="85000"/>
            <w14:lumOff w14:val="15000"/>
          </w14:schemeClr>
        </w14:solidFill>
      </w14:textFill>
    </w:rPr>
  </w:style>
  <w:style w:type="paragraph" w:customStyle="1" w:styleId="48">
    <w:name w:val="Title alt"/>
    <w:basedOn w:val="23"/>
    <w:link w:val="49"/>
    <w:qFormat/>
    <w:uiPriority w:val="0"/>
    <w:pPr>
      <w:spacing w:before="240"/>
    </w:pPr>
    <w:rPr>
      <w:rFonts w:asciiTheme="majorHAnsi" w:hAnsiTheme="majorHAnsi"/>
      <w:lang w:val="en-GB"/>
    </w:rPr>
  </w:style>
  <w:style w:type="character" w:customStyle="1" w:styleId="49">
    <w:name w:val="Title alt Char"/>
    <w:basedOn w:val="27"/>
    <w:link w:val="48"/>
    <w:qFormat/>
    <w:uiPriority w:val="0"/>
    <w:rPr>
      <w:rFonts w:asciiTheme="majorHAnsi" w:hAnsiTheme="majorHAnsi" w:eastAsiaTheme="majorEastAsia" w:cstheme="majorBidi"/>
      <w:color w:val="8347AD" w:themeColor="accent1"/>
      <w:spacing w:val="-10"/>
      <w:kern w:val="28"/>
      <w:sz w:val="104"/>
      <w:szCs w:val="56"/>
      <w:lang w:val="en-GB"/>
      <w14:textFill>
        <w14:solidFill>
          <w14:schemeClr w14:val="accent1"/>
        </w14:solidFill>
      </w14:textFill>
    </w:rPr>
  </w:style>
  <w:style w:type="table" w:customStyle="1" w:styleId="50">
    <w:name w:val="Średnie cieniowanie 22"/>
    <w:basedOn w:val="12"/>
    <w:qFormat/>
    <w:uiPriority w:val="64"/>
    <w:rPr>
      <w:rFonts w:ascii="Calibri" w:hAnsi="Calibri" w:eastAsia="Calibri" w:cs="Times New Roman"/>
      <w:lang w:val="en-US" w:eastAsia="ja-JP"/>
    </w:rPr>
    <w:tblPr>
      <w:tblBorders>
        <w:top w:val="single" w:color="6B4987" w:sz="18" w:space="0"/>
        <w:bottom w:val="single" w:color="6B4987" w:sz="18" w:space="0"/>
      </w:tblBorders>
    </w:tblPr>
    <w:tblStylePr w:type="firstRow">
      <w:pPr>
        <w:spacing w:before="0" w:after="0" w:line="240" w:lineRule="auto"/>
      </w:pPr>
      <w:rPr>
        <w:b/>
        <w:bCs/>
        <w:color w:val="F2F2F5" w:themeColor="background1"/>
        <w14:textFill>
          <w14:solidFill>
            <w14:schemeClr w14:val="bg1"/>
          </w14:solidFill>
        </w14:textFill>
      </w:rPr>
      <w:tcPr>
        <w:tcBorders>
          <w:top w:val="single" w:color="auto" w:sz="18" w:space="0"/>
          <w:left w:val="nil"/>
          <w:bottom w:val="single" w:color="auto" w:sz="18" w:space="0"/>
          <w:right w:val="nil"/>
          <w:insideH w:val="nil"/>
          <w:insideV w:val="nil"/>
        </w:tcBorders>
        <w:shd w:val="clear" w:color="auto" w:fill="231F20" w:themeFill="text1"/>
      </w:tcPr>
    </w:tblStylePr>
    <w:tblStylePr w:type="lastRow">
      <w:pPr>
        <w:spacing w:before="0" w:after="0" w:line="240" w:lineRule="auto"/>
      </w:pPr>
      <w:rPr>
        <w:color w:val="auto"/>
      </w:rPr>
      <w:tcPr>
        <w:tcBorders>
          <w:top w:val="double" w:color="auto" w:sz="6" w:space="0"/>
          <w:left w:val="nil"/>
          <w:bottom w:val="single" w:color="auto" w:sz="18" w:space="0"/>
          <w:right w:val="nil"/>
          <w:insideH w:val="nil"/>
          <w:insideV w:val="nil"/>
        </w:tcBorders>
        <w:shd w:val="clear" w:color="auto" w:fill="F2F2F5" w:themeFill="background1"/>
      </w:tcPr>
    </w:tblStylePr>
    <w:tblStylePr w:type="firstCol">
      <w:rPr>
        <w:b/>
        <w:bCs/>
        <w:color w:val="F2F2F5" w:themeColor="background1"/>
        <w14:textFill>
          <w14:solidFill>
            <w14:schemeClr w14:val="bg1"/>
          </w14:solidFill>
        </w14:textFill>
      </w:rPr>
      <w:tcPr>
        <w:tcBorders>
          <w:top w:val="nil"/>
          <w:left w:val="nil"/>
          <w:bottom w:val="single" w:color="auto" w:sz="18" w:space="0"/>
          <w:right w:val="nil"/>
          <w:insideH w:val="nil"/>
          <w:insideV w:val="nil"/>
        </w:tcBorders>
        <w:shd w:val="clear" w:color="auto" w:fill="231F20" w:themeFill="text1"/>
      </w:tcPr>
    </w:tblStylePr>
    <w:tblStylePr w:type="lastCol">
      <w:rPr>
        <w:b/>
        <w:bCs/>
        <w:color w:val="F2F2F5" w:themeColor="background1"/>
        <w14:textFill>
          <w14:solidFill>
            <w14:schemeClr w14:val="bg1"/>
          </w14:solidFill>
        </w14:textFill>
      </w:rPr>
      <w:tcPr>
        <w:tcBorders>
          <w:left w:val="nil"/>
          <w:right w:val="nil"/>
          <w:insideH w:val="nil"/>
          <w:insideV w:val="nil"/>
        </w:tcBorders>
        <w:shd w:val="clear" w:color="auto" w:fill="231F20" w:themeFill="text1"/>
      </w:tcPr>
    </w:tblStylePr>
    <w:tblStylePr w:type="band1Vert">
      <w:tcPr>
        <w:tcBorders>
          <w:left w:val="nil"/>
          <w:right w:val="nil"/>
          <w:insideH w:val="nil"/>
          <w:insideV w:val="nil"/>
        </w:tcBorders>
        <w:shd w:val="clear" w:color="auto" w:fill="C7C7D4" w:themeFill="background1" w:themeFillShade="D8"/>
      </w:tcPr>
    </w:tblStylePr>
    <w:tblStylePr w:type="band1Horz">
      <w:tcPr>
        <w:shd w:val="clear" w:color="auto" w:fill="C7C7D4" w:themeFill="background1" w:themeFillShade="D8"/>
      </w:tcPr>
    </w:tblStylePr>
    <w:tblStylePr w:type="neCell">
      <w:tcPr>
        <w:tcBorders>
          <w:top w:val="single" w:color="auto" w:sz="18" w:space="0"/>
          <w:left w:val="nil"/>
          <w:bottom w:val="single" w:color="auto" w:sz="18" w:space="0"/>
          <w:right w:val="nil"/>
          <w:insideH w:val="nil"/>
          <w:insideV w:val="nil"/>
        </w:tcBorders>
      </w:tcPr>
    </w:tblStylePr>
    <w:tblStylePr w:type="nwCell">
      <w:rPr>
        <w:color w:val="F2F2F5" w:themeColor="background1"/>
        <w14:textFill>
          <w14:solidFill>
            <w14:schemeClr w14:val="bg1"/>
          </w14:solidFill>
        </w14:textFill>
      </w:rPr>
      <w:tcPr>
        <w:tcBorders>
          <w:top w:val="single" w:color="auto" w:sz="18" w:space="0"/>
          <w:left w:val="nil"/>
          <w:bottom w:val="single" w:color="auto" w:sz="18" w:space="0"/>
          <w:right w:val="nil"/>
          <w:insideH w:val="nil"/>
          <w:insideV w:val="nil"/>
        </w:tcBorders>
      </w:tcPr>
    </w:tblStylePr>
  </w:style>
  <w:style w:type="paragraph" w:customStyle="1" w:styleId="51">
    <w:name w:val="Table text"/>
    <w:basedOn w:val="1"/>
    <w:qFormat/>
    <w:uiPriority w:val="0"/>
    <w:pPr>
      <w:spacing w:before="120" w:after="120" w:line="240" w:lineRule="auto"/>
      <w:jc w:val="left"/>
    </w:pPr>
    <w:rPr>
      <w:sz w:val="20"/>
      <w:szCs w:val="20"/>
    </w:rPr>
  </w:style>
  <w:style w:type="table" w:customStyle="1" w:styleId="52">
    <w:name w:val="Plain Table 11"/>
    <w:basedOn w:val="12"/>
    <w:qFormat/>
    <w:uiPriority w:val="41"/>
    <w:tblPr>
      <w:tblBorders>
        <w:top w:val="single" w:color="ACACBF" w:themeColor="background1" w:themeShade="BF" w:sz="4" w:space="0"/>
        <w:left w:val="single" w:color="ACACBF" w:themeColor="background1" w:themeShade="BF" w:sz="4" w:space="0"/>
        <w:bottom w:val="single" w:color="ACACBF" w:themeColor="background1" w:themeShade="BF" w:sz="4" w:space="0"/>
        <w:right w:val="single" w:color="ACACBF" w:themeColor="background1" w:themeShade="BF" w:sz="4" w:space="0"/>
        <w:insideH w:val="single" w:color="ACACBF" w:themeColor="background1" w:themeShade="BF" w:sz="4" w:space="0"/>
        <w:insideV w:val="single" w:color="ACACBF" w:themeColor="background1" w:themeShade="BF" w:sz="4" w:space="0"/>
      </w:tblBorders>
    </w:tblPr>
    <w:tblStylePr w:type="firstRow">
      <w:rPr>
        <w:b/>
        <w:bCs/>
      </w:rPr>
    </w:tblStylePr>
    <w:tblStylePr w:type="lastRow">
      <w:rPr>
        <w:b/>
        <w:bCs/>
      </w:rPr>
      <w:tcPr>
        <w:tcBorders>
          <w:top w:val="double" w:color="ACACBF" w:themeColor="background1" w:themeShade="BF" w:sz="4" w:space="0"/>
        </w:tcBorders>
      </w:tcPr>
    </w:tblStylePr>
    <w:tblStylePr w:type="firstCol">
      <w:rPr>
        <w:b/>
        <w:bCs/>
      </w:rPr>
    </w:tblStylePr>
    <w:tblStylePr w:type="lastCol">
      <w:rPr>
        <w:b/>
        <w:bCs/>
      </w:rPr>
    </w:tblStylePr>
    <w:tblStylePr w:type="band1Vert">
      <w:tcPr>
        <w:shd w:val="clear" w:color="auto" w:fill="E3E3EA" w:themeFill="background1" w:themeFillShade="F2"/>
      </w:tcPr>
    </w:tblStylePr>
    <w:tblStylePr w:type="band1Horz">
      <w:tcPr>
        <w:shd w:val="clear" w:color="auto" w:fill="E3E3EA" w:themeFill="background1" w:themeFillShade="F2"/>
      </w:tcPr>
    </w:tblStylePr>
  </w:style>
  <w:style w:type="table" w:customStyle="1" w:styleId="53">
    <w:name w:val="Grid Table 1 Light - Accent 31"/>
    <w:basedOn w:val="12"/>
    <w:qFormat/>
    <w:uiPriority w:val="46"/>
    <w:tblPr>
      <w:tblBorders>
        <w:top w:val="single" w:color="9EACE1" w:themeColor="accent3" w:themeTint="66" w:sz="4" w:space="0"/>
        <w:left w:val="single" w:color="9EACE1" w:themeColor="accent3" w:themeTint="66" w:sz="4" w:space="0"/>
        <w:bottom w:val="single" w:color="9EACE1" w:themeColor="accent3" w:themeTint="66" w:sz="4" w:space="0"/>
        <w:right w:val="single" w:color="9EACE1" w:themeColor="accent3" w:themeTint="66" w:sz="4" w:space="0"/>
        <w:insideH w:val="single" w:color="9EACE1" w:themeColor="accent3" w:themeTint="66" w:sz="4" w:space="0"/>
        <w:insideV w:val="single" w:color="9EACE1" w:themeColor="accent3" w:themeTint="66" w:sz="4" w:space="0"/>
      </w:tblBorders>
    </w:tblPr>
    <w:tblStylePr w:type="firstRow">
      <w:rPr>
        <w:b/>
        <w:bCs/>
      </w:rPr>
      <w:tcPr>
        <w:tcBorders>
          <w:bottom w:val="single" w:color="6E83D2" w:themeColor="accent3" w:themeTint="99" w:sz="12" w:space="0"/>
        </w:tcBorders>
      </w:tcPr>
    </w:tblStylePr>
    <w:tblStylePr w:type="lastRow">
      <w:rPr>
        <w:b/>
        <w:bCs/>
      </w:rPr>
      <w:tcPr>
        <w:tcBorders>
          <w:top w:val="double" w:color="6E83D2" w:themeColor="accent3" w:themeTint="99" w:sz="2" w:space="0"/>
        </w:tcBorders>
      </w:tcPr>
    </w:tblStylePr>
    <w:tblStylePr w:type="firstCol">
      <w:rPr>
        <w:b/>
        <w:bCs/>
      </w:rPr>
    </w:tblStylePr>
    <w:tblStylePr w:type="lastCol">
      <w:rPr>
        <w:b/>
        <w:bCs/>
      </w:rPr>
    </w:tblStylePr>
  </w:style>
  <w:style w:type="paragraph" w:styleId="54">
    <w:name w:val="List Paragraph"/>
    <w:basedOn w:val="1"/>
    <w:link w:val="64"/>
    <w:qFormat/>
    <w:uiPriority w:val="34"/>
    <w:pPr>
      <w:ind w:left="720"/>
      <w:contextualSpacing/>
    </w:pPr>
  </w:style>
  <w:style w:type="paragraph" w:customStyle="1" w:styleId="55">
    <w:name w:val="Normal subtitle"/>
    <w:basedOn w:val="1"/>
    <w:link w:val="73"/>
    <w:qFormat/>
    <w:uiPriority w:val="0"/>
    <w:pPr>
      <w:spacing w:before="240"/>
      <w:jc w:val="left"/>
    </w:pPr>
    <w:rPr>
      <w:color w:val="8347AD" w:themeColor="accent1"/>
      <w:sz w:val="28"/>
      <w:lang w:val="en-GB"/>
      <w14:textFill>
        <w14:solidFill>
          <w14:schemeClr w14:val="accent1"/>
        </w14:solidFill>
      </w14:textFill>
    </w:rPr>
  </w:style>
  <w:style w:type="character" w:customStyle="1" w:styleId="56">
    <w:name w:val="Body Text Char"/>
    <w:basedOn w:val="11"/>
    <w:link w:val="14"/>
    <w:qFormat/>
    <w:uiPriority w:val="0"/>
    <w:rPr>
      <w:rFonts w:ascii="Times New Roman" w:hAnsi="Times New Roman" w:eastAsia="Times New Roman" w:cs="Times New Roman"/>
      <w:sz w:val="20"/>
      <w:szCs w:val="20"/>
      <w:lang w:val="en-US"/>
    </w:rPr>
  </w:style>
  <w:style w:type="paragraph" w:customStyle="1" w:styleId="57">
    <w:name w:val="Table Paragraph"/>
    <w:basedOn w:val="1"/>
    <w:link w:val="60"/>
    <w:qFormat/>
    <w:uiPriority w:val="1"/>
    <w:pPr>
      <w:widowControl w:val="0"/>
      <w:autoSpaceDE w:val="0"/>
      <w:autoSpaceDN w:val="0"/>
      <w:spacing w:before="61" w:after="0" w:line="240" w:lineRule="auto"/>
      <w:ind w:left="107"/>
    </w:pPr>
    <w:rPr>
      <w:rFonts w:ascii="Verdana" w:hAnsi="Verdana" w:eastAsia="Verdana" w:cs="Verdana"/>
      <w:lang w:val="en-US" w:bidi="en-US"/>
    </w:rPr>
  </w:style>
  <w:style w:type="paragraph" w:customStyle="1" w:styleId="58">
    <w:name w:val="Table bullets"/>
    <w:basedOn w:val="57"/>
    <w:link w:val="61"/>
    <w:qFormat/>
    <w:uiPriority w:val="0"/>
    <w:pPr>
      <w:numPr>
        <w:ilvl w:val="0"/>
        <w:numId w:val="2"/>
      </w:numPr>
      <w:tabs>
        <w:tab w:val="left" w:pos="504"/>
        <w:tab w:val="left" w:pos="505"/>
      </w:tabs>
      <w:spacing w:before="120" w:after="120"/>
      <w:ind w:left="227" w:hanging="227"/>
      <w:jc w:val="left"/>
    </w:pPr>
    <w:rPr>
      <w:rFonts w:asciiTheme="minorHAnsi" w:hAnsiTheme="minorHAnsi"/>
      <w:sz w:val="20"/>
    </w:rPr>
  </w:style>
  <w:style w:type="table" w:customStyle="1" w:styleId="59">
    <w:name w:val="List Table 3 - Accent 31"/>
    <w:basedOn w:val="12"/>
    <w:qFormat/>
    <w:uiPriority w:val="48"/>
    <w:tblPr>
      <w:tblBorders>
        <w:top w:val="single" w:color="2E4496" w:themeColor="accent3" w:sz="4" w:space="0"/>
        <w:left w:val="single" w:color="2E4496" w:themeColor="accent3" w:sz="4" w:space="0"/>
        <w:bottom w:val="single" w:color="2E4496" w:themeColor="accent3" w:sz="4" w:space="0"/>
        <w:right w:val="single" w:color="2E4496" w:themeColor="accent3" w:sz="4" w:space="0"/>
      </w:tblBorders>
    </w:tblPr>
    <w:tblStylePr w:type="firstRow">
      <w:rPr>
        <w:b/>
        <w:bCs/>
        <w:color w:val="F2F2F5" w:themeColor="background1"/>
        <w14:textFill>
          <w14:solidFill>
            <w14:schemeClr w14:val="bg1"/>
          </w14:solidFill>
        </w14:textFill>
      </w:rPr>
      <w:tcPr>
        <w:shd w:val="clear" w:color="auto" w:fill="2E4496" w:themeFill="accent3"/>
      </w:tcPr>
    </w:tblStylePr>
    <w:tblStylePr w:type="lastRow">
      <w:rPr>
        <w:b/>
        <w:bCs/>
      </w:rPr>
      <w:tcPr>
        <w:tcBorders>
          <w:top w:val="double" w:color="2E4496" w:themeColor="accent3" w:sz="4" w:space="0"/>
        </w:tcBorders>
        <w:shd w:val="clear" w:color="auto" w:fill="F2F2F5" w:themeFill="background1"/>
      </w:tcPr>
    </w:tblStylePr>
    <w:tblStylePr w:type="firstCol">
      <w:rPr>
        <w:b/>
        <w:bCs/>
      </w:rPr>
      <w:tcPr>
        <w:tcBorders>
          <w:right w:val="nil"/>
        </w:tcBorders>
        <w:shd w:val="clear" w:color="auto" w:fill="F2F2F5" w:themeFill="background1"/>
      </w:tcPr>
    </w:tblStylePr>
    <w:tblStylePr w:type="lastCol">
      <w:rPr>
        <w:b/>
        <w:bCs/>
      </w:rPr>
      <w:tcPr>
        <w:tcBorders>
          <w:left w:val="nil"/>
        </w:tcBorders>
        <w:shd w:val="clear" w:color="auto" w:fill="F2F2F5" w:themeFill="background1"/>
      </w:tcPr>
    </w:tblStylePr>
    <w:tblStylePr w:type="band1Vert">
      <w:tcPr>
        <w:tcBorders>
          <w:left w:val="single" w:color="2E4496" w:themeColor="accent3" w:sz="4" w:space="0"/>
          <w:right w:val="single" w:color="2E4496" w:themeColor="accent3" w:sz="4" w:space="0"/>
        </w:tcBorders>
      </w:tcPr>
    </w:tblStylePr>
    <w:tblStylePr w:type="band1Horz">
      <w:tcPr>
        <w:tcBorders>
          <w:top w:val="single" w:color="2E4496" w:themeColor="accent3" w:sz="4" w:space="0"/>
          <w:bottom w:val="single" w:color="2E4496" w:themeColor="accent3"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2E4496" w:themeColor="accent3" w:sz="4" w:space="0"/>
          <w:left w:val="nil"/>
        </w:tcBorders>
      </w:tcPr>
    </w:tblStylePr>
    <w:tblStylePr w:type="swCell">
      <w:tcPr>
        <w:tcBorders>
          <w:top w:val="double" w:color="2E4496" w:themeColor="accent3" w:sz="4" w:space="0"/>
          <w:right w:val="nil"/>
        </w:tcBorders>
      </w:tcPr>
    </w:tblStylePr>
  </w:style>
  <w:style w:type="character" w:customStyle="1" w:styleId="60">
    <w:name w:val="Table Paragraph Char"/>
    <w:basedOn w:val="11"/>
    <w:link w:val="57"/>
    <w:qFormat/>
    <w:uiPriority w:val="1"/>
    <w:rPr>
      <w:rFonts w:ascii="Verdana" w:hAnsi="Verdana" w:eastAsia="Verdana" w:cs="Verdana"/>
      <w:lang w:val="en-US" w:bidi="en-US"/>
    </w:rPr>
  </w:style>
  <w:style w:type="character" w:customStyle="1" w:styleId="61">
    <w:name w:val="Table bullets Char"/>
    <w:basedOn w:val="60"/>
    <w:link w:val="58"/>
    <w:qFormat/>
    <w:uiPriority w:val="0"/>
    <w:rPr>
      <w:rFonts w:ascii="Verdana" w:hAnsi="Verdana" w:eastAsia="Verdana" w:cs="Verdana"/>
      <w:sz w:val="20"/>
      <w:lang w:val="en-US" w:bidi="en-US"/>
    </w:rPr>
  </w:style>
  <w:style w:type="paragraph" w:customStyle="1" w:styleId="62">
    <w:name w:val="Title 0"/>
    <w:basedOn w:val="23"/>
    <w:link w:val="63"/>
    <w:qFormat/>
    <w:uiPriority w:val="0"/>
    <w:rPr>
      <w:caps w:val="0"/>
      <w:sz w:val="52"/>
      <w:szCs w:val="40"/>
      <w:u w:val="single"/>
      <w:lang w:val="en-GB"/>
    </w:rPr>
  </w:style>
  <w:style w:type="character" w:customStyle="1" w:styleId="63">
    <w:name w:val="Title 0 Char"/>
    <w:basedOn w:val="27"/>
    <w:link w:val="62"/>
    <w:qFormat/>
    <w:uiPriority w:val="0"/>
    <w:rPr>
      <w:rFonts w:ascii="Calibri Light" w:hAnsi="Calibri Light" w:eastAsiaTheme="majorEastAsia" w:cstheme="majorBidi"/>
      <w:caps w:val="0"/>
      <w:color w:val="8347AD" w:themeColor="accent1"/>
      <w:spacing w:val="-10"/>
      <w:kern w:val="28"/>
      <w:sz w:val="52"/>
      <w:szCs w:val="40"/>
      <w:u w:val="single"/>
      <w:lang w:val="en-GB"/>
      <w14:textFill>
        <w14:solidFill>
          <w14:schemeClr w14:val="accent1"/>
        </w14:solidFill>
      </w14:textFill>
    </w:rPr>
  </w:style>
  <w:style w:type="character" w:customStyle="1" w:styleId="64">
    <w:name w:val="List Paragraph Char"/>
    <w:basedOn w:val="11"/>
    <w:link w:val="54"/>
    <w:qFormat/>
    <w:uiPriority w:val="34"/>
  </w:style>
  <w:style w:type="paragraph" w:customStyle="1" w:styleId="65">
    <w:name w:val="Normal bullet"/>
    <w:basedOn w:val="54"/>
    <w:link w:val="66"/>
    <w:qFormat/>
    <w:uiPriority w:val="0"/>
    <w:pPr>
      <w:numPr>
        <w:ilvl w:val="0"/>
        <w:numId w:val="3"/>
      </w:numPr>
      <w:spacing w:after="120"/>
      <w:ind w:left="227" w:hanging="227"/>
      <w:contextualSpacing w:val="0"/>
      <w:jc w:val="left"/>
    </w:pPr>
    <w:rPr>
      <w:lang w:val="en-GB"/>
    </w:rPr>
  </w:style>
  <w:style w:type="character" w:customStyle="1" w:styleId="66">
    <w:name w:val="Normal bullet Char"/>
    <w:basedOn w:val="64"/>
    <w:link w:val="65"/>
    <w:qFormat/>
    <w:uiPriority w:val="0"/>
    <w:rPr>
      <w:lang w:val="en-GB"/>
    </w:rPr>
  </w:style>
  <w:style w:type="table" w:customStyle="1" w:styleId="67">
    <w:name w:val="Table Grid1"/>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68">
    <w:name w:val="Normal 3"/>
    <w:basedOn w:val="1"/>
    <w:link w:val="70"/>
    <w:qFormat/>
    <w:uiPriority w:val="0"/>
    <w:pPr>
      <w:ind w:left="284"/>
    </w:pPr>
  </w:style>
  <w:style w:type="paragraph" w:customStyle="1" w:styleId="69">
    <w:name w:val="Normal 3 bullet"/>
    <w:basedOn w:val="65"/>
    <w:link w:val="72"/>
    <w:qFormat/>
    <w:uiPriority w:val="0"/>
    <w:pPr>
      <w:ind w:left="511"/>
    </w:pPr>
  </w:style>
  <w:style w:type="character" w:customStyle="1" w:styleId="70">
    <w:name w:val="Normal 3 Char"/>
    <w:basedOn w:val="11"/>
    <w:link w:val="68"/>
    <w:qFormat/>
    <w:uiPriority w:val="0"/>
  </w:style>
  <w:style w:type="paragraph" w:customStyle="1" w:styleId="71">
    <w:name w:val="Normal 3 subtitle"/>
    <w:basedOn w:val="55"/>
    <w:link w:val="74"/>
    <w:qFormat/>
    <w:uiPriority w:val="0"/>
    <w:pPr>
      <w:ind w:left="284"/>
    </w:pPr>
  </w:style>
  <w:style w:type="character" w:customStyle="1" w:styleId="72">
    <w:name w:val="Normal 3 bullet Char"/>
    <w:basedOn w:val="66"/>
    <w:link w:val="69"/>
    <w:qFormat/>
    <w:uiPriority w:val="0"/>
    <w:rPr>
      <w:lang w:val="en-GB"/>
    </w:rPr>
  </w:style>
  <w:style w:type="character" w:customStyle="1" w:styleId="73">
    <w:name w:val="Normal subtitle Char"/>
    <w:basedOn w:val="11"/>
    <w:link w:val="55"/>
    <w:qFormat/>
    <w:uiPriority w:val="0"/>
    <w:rPr>
      <w:color w:val="8347AD" w:themeColor="accent1"/>
      <w:sz w:val="28"/>
      <w:lang w:val="en-GB"/>
      <w14:textFill>
        <w14:solidFill>
          <w14:schemeClr w14:val="accent1"/>
        </w14:solidFill>
      </w14:textFill>
    </w:rPr>
  </w:style>
  <w:style w:type="character" w:customStyle="1" w:styleId="74">
    <w:name w:val="Normal 3 subtitle Char"/>
    <w:basedOn w:val="73"/>
    <w:link w:val="71"/>
    <w:qFormat/>
    <w:uiPriority w:val="0"/>
    <w:rPr>
      <w:color w:val="8347AD" w:themeColor="accent1"/>
      <w:sz w:val="28"/>
      <w:lang w:val="en-GB"/>
      <w14:textFill>
        <w14:solidFill>
          <w14:schemeClr w14:val="accent1"/>
        </w14:solidFill>
      </w14:textFill>
    </w:rPr>
  </w:style>
  <w:style w:type="paragraph" w:customStyle="1" w:styleId="75">
    <w:name w:val="Normal 4 bullet"/>
    <w:basedOn w:val="69"/>
    <w:link w:val="76"/>
    <w:qFormat/>
    <w:uiPriority w:val="0"/>
    <w:pPr>
      <w:ind w:left="794"/>
    </w:pPr>
  </w:style>
  <w:style w:type="character" w:customStyle="1" w:styleId="76">
    <w:name w:val="Normal 4 bullet Char"/>
    <w:basedOn w:val="72"/>
    <w:link w:val="75"/>
    <w:qFormat/>
    <w:uiPriority w:val="0"/>
    <w:rPr>
      <w:lang w:val="en-GB"/>
    </w:rPr>
  </w:style>
  <w:style w:type="paragraph" w:customStyle="1" w:styleId="77">
    <w:name w:val="Revision"/>
    <w:hidden/>
    <w:semiHidden/>
    <w:qFormat/>
    <w:uiPriority w:val="99"/>
    <w:rPr>
      <w:rFonts w:asciiTheme="minorHAnsi" w:hAnsiTheme="minorHAnsi" w:eastAsiaTheme="minorHAnsi" w:cstheme="minorBidi"/>
      <w:sz w:val="22"/>
      <w:szCs w:val="22"/>
      <w:lang w:val="pl-PL" w:eastAsia="en-US" w:bidi="ar-SA"/>
    </w:rPr>
  </w:style>
  <w:style w:type="character" w:customStyle="1" w:styleId="78">
    <w:name w:val="Comment Text Char"/>
    <w:basedOn w:val="11"/>
    <w:link w:val="16"/>
    <w:qFormat/>
    <w:uiPriority w:val="99"/>
    <w:rPr>
      <w:lang w:val="pl-PL" w:eastAsia="en-US"/>
    </w:rPr>
  </w:style>
  <w:style w:type="character" w:customStyle="1" w:styleId="79">
    <w:name w:val="Comment Subject Char"/>
    <w:basedOn w:val="78"/>
    <w:link w:val="17"/>
    <w:semiHidden/>
    <w:qFormat/>
    <w:uiPriority w:val="99"/>
    <w:rPr>
      <w:b/>
      <w:bCs/>
      <w:lang w:val="pl-PL"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1" Type="http://schemas.microsoft.com/office/2011/relationships/people" Target="people.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sv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1.sv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Aspire Systems 2021">
      <a:dk1>
        <a:srgbClr val="231F20"/>
      </a:dk1>
      <a:lt1>
        <a:srgbClr val="F2F2F5"/>
      </a:lt1>
      <a:dk2>
        <a:srgbClr val="858591"/>
      </a:dk2>
      <a:lt2>
        <a:srgbClr val="FFFFFF"/>
      </a:lt2>
      <a:accent1>
        <a:srgbClr val="8347AD"/>
      </a:accent1>
      <a:accent2>
        <a:srgbClr val="35B6B4"/>
      </a:accent2>
      <a:accent3>
        <a:srgbClr val="2E4496"/>
      </a:accent3>
      <a:accent4>
        <a:srgbClr val="FFD75F"/>
      </a:accent4>
      <a:accent5>
        <a:srgbClr val="E83C61"/>
      </a:accent5>
      <a:accent6>
        <a:srgbClr val="FF8D6D"/>
      </a:accent6>
      <a:hlink>
        <a:srgbClr val="8347AD"/>
      </a:hlink>
      <a:folHlink>
        <a:srgbClr val="FF61FF"/>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10</Pages>
  <Words>1140</Words>
  <Characters>6151</Characters>
  <Lines>57</Lines>
  <Paragraphs>16</Paragraphs>
  <TotalTime>2</TotalTime>
  <ScaleCrop>false</ScaleCrop>
  <LinksUpToDate>false</LinksUpToDate>
  <CharactersWithSpaces>7221</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2023-05-15T17:12:00Z</dcterms:created>
  <dc:creator>Łukasz Piwecki</dc:creator>
  <cp:lastModifiedBy>bala.bashiyam</cp:lastModifiedBy>
  <cp:lastPrinted>2019-05-15T01:32:00Z</cp:lastPrinted>
  <dcterms:modified xsi:type="dcterms:W3CDTF">2023-08-16T07:53:24Z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0x01010074C20190206A024797D1E5288EC4853E</vt:lpwstr>
  </property>
  <property fmtid="{D5CDD505-2E9C-101B-9397-08002B2CF9AE}" pid="3" name="_dlc_DocIdItemGuid">
    <vt:lpwstr>88c737b4-c61f-4d85-a3f4-31e2de1617c1</vt:lpwstr>
  </property>
  <property fmtid="{D5CDD505-2E9C-101B-9397-08002B2CF9AE}" pid="4" name="Tags">
    <vt:lpwstr/>
  </property>
  <property fmtid="{D5CDD505-2E9C-101B-9397-08002B2CF9AE}" pid="5" name="GrammarlyDocumentId">
    <vt:lpwstr>b811e9da912445720982451720cc85e02a7a65fc3d89db5236250b527e6ab53e</vt:lpwstr>
  </property>
  <property fmtid="{D5CDD505-2E9C-101B-9397-08002B2CF9AE}" pid="6" name="MediaServiceImageTags">
    <vt:lpwstr/>
  </property>
  <property fmtid="{D5CDD505-2E9C-101B-9397-08002B2CF9AE}" pid="7" name="KSOProductBuildVer">
    <vt:lpwstr>1033-11.2.0.11219</vt:lpwstr>
  </property>
  <property fmtid="{D5CDD505-2E9C-101B-9397-08002B2CF9AE}" pid="8" name="ICV">
    <vt:lpwstr>634A5CFFD8C0436694A6B52032BBDA51</vt:lpwstr>
  </property>
</Properties>
</file>